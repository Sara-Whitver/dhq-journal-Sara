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C0923" w14:textId="4FB79F7F" w:rsidR="009B5E52" w:rsidRPr="00294AA8" w:rsidRDefault="009B5E52" w:rsidP="008F3A6C">
      <w:pPr>
        <w:jc w:val="center"/>
        <w:rPr>
          <w:rFonts w:ascii="Times New Roman" w:hAnsi="Times New Roman" w:cs="Times New Roman"/>
          <w:color w:val="000000" w:themeColor="text1"/>
        </w:rPr>
      </w:pPr>
      <w:r w:rsidRPr="00294AA8">
        <w:rPr>
          <w:rFonts w:ascii="Times New Roman" w:hAnsi="Times New Roman" w:cs="Times New Roman"/>
          <w:color w:val="000000" w:themeColor="text1"/>
        </w:rPr>
        <w:t>“Mapping Public Housing in Literature”</w:t>
      </w:r>
    </w:p>
    <w:p w14:paraId="6D9CEFC6" w14:textId="77777777" w:rsidR="00926E41" w:rsidRPr="00294AA8" w:rsidRDefault="00926E41" w:rsidP="009B5E52">
      <w:pPr>
        <w:rPr>
          <w:rFonts w:ascii="Times New Roman" w:hAnsi="Times New Roman" w:cs="Times New Roman"/>
          <w:color w:val="000000" w:themeColor="text1"/>
        </w:rPr>
      </w:pPr>
    </w:p>
    <w:p w14:paraId="34EA2AB1" w14:textId="77777777" w:rsidR="00926E41" w:rsidRPr="00294AA8" w:rsidRDefault="00926E41" w:rsidP="009B5E52">
      <w:pPr>
        <w:rPr>
          <w:rFonts w:ascii="Times New Roman" w:hAnsi="Times New Roman" w:cs="Times New Roman"/>
          <w:color w:val="000000" w:themeColor="text1"/>
        </w:rPr>
      </w:pPr>
    </w:p>
    <w:p w14:paraId="0FB17C77" w14:textId="77777777" w:rsidR="00926E41" w:rsidRPr="00294AA8" w:rsidRDefault="00926E41" w:rsidP="009B5E52">
      <w:pPr>
        <w:rPr>
          <w:rFonts w:ascii="Times New Roman" w:hAnsi="Times New Roman" w:cs="Times New Roman"/>
          <w:color w:val="000000" w:themeColor="text1"/>
        </w:rPr>
      </w:pPr>
    </w:p>
    <w:p w14:paraId="308F1A3E" w14:textId="77777777" w:rsidR="009B5E52" w:rsidRPr="00294AA8" w:rsidRDefault="009B5E52" w:rsidP="008F3A6C">
      <w:pPr>
        <w:jc w:val="right"/>
        <w:rPr>
          <w:rFonts w:ascii="Times New Roman" w:hAnsi="Times New Roman" w:cs="Times New Roman"/>
          <w:color w:val="000000" w:themeColor="text1"/>
        </w:rPr>
      </w:pPr>
      <w:r w:rsidRPr="00294AA8">
        <w:rPr>
          <w:rFonts w:ascii="Times New Roman" w:hAnsi="Times New Roman" w:cs="Times New Roman"/>
          <w:i/>
          <w:iCs/>
          <w:color w:val="000000" w:themeColor="text1"/>
        </w:rPr>
        <w:t>In sharing their stories, the voices in these pages </w:t>
      </w:r>
    </w:p>
    <w:p w14:paraId="7CEE7C95" w14:textId="77777777" w:rsidR="009B5E52" w:rsidRPr="00294AA8" w:rsidRDefault="009B5E52" w:rsidP="008F3A6C">
      <w:pPr>
        <w:jc w:val="right"/>
        <w:rPr>
          <w:rFonts w:ascii="Times New Roman" w:hAnsi="Times New Roman" w:cs="Times New Roman"/>
          <w:color w:val="000000" w:themeColor="text1"/>
        </w:rPr>
      </w:pPr>
      <w:r w:rsidRPr="00294AA8">
        <w:rPr>
          <w:rFonts w:ascii="Times New Roman" w:hAnsi="Times New Roman" w:cs="Times New Roman"/>
          <w:i/>
          <w:iCs/>
          <w:color w:val="000000" w:themeColor="text1"/>
        </w:rPr>
        <w:t>remind the rest of their city–and their country–</w:t>
      </w:r>
    </w:p>
    <w:p w14:paraId="6B8FB6B9" w14:textId="48E12419" w:rsidR="00433A4F" w:rsidRPr="00294AA8" w:rsidRDefault="009B5E52" w:rsidP="00433A4F">
      <w:pPr>
        <w:jc w:val="right"/>
        <w:rPr>
          <w:rFonts w:ascii="Times New Roman" w:hAnsi="Times New Roman" w:cs="Times New Roman"/>
          <w:color w:val="000000" w:themeColor="text1"/>
        </w:rPr>
      </w:pPr>
      <w:r w:rsidRPr="00294AA8">
        <w:rPr>
          <w:rFonts w:ascii="Times New Roman" w:hAnsi="Times New Roman" w:cs="Times New Roman"/>
          <w:i/>
          <w:iCs/>
          <w:color w:val="000000" w:themeColor="text1"/>
        </w:rPr>
        <w:t>that they are still here”</w:t>
      </w:r>
      <w:r w:rsidR="00441C14" w:rsidRPr="00294AA8">
        <w:rPr>
          <w:rStyle w:val="EndnoteReference"/>
          <w:rFonts w:ascii="Times New Roman" w:hAnsi="Times New Roman" w:cs="Times New Roman"/>
          <w:i/>
          <w:iCs/>
          <w:color w:val="000000" w:themeColor="text1"/>
        </w:rPr>
        <w:endnoteReference w:id="1"/>
      </w:r>
    </w:p>
    <w:p w14:paraId="2A472F41" w14:textId="73FA7CB9" w:rsidR="00433A4F" w:rsidRPr="00294AA8" w:rsidRDefault="009B5E52" w:rsidP="00433A4F">
      <w:pPr>
        <w:jc w:val="right"/>
        <w:rPr>
          <w:rFonts w:ascii="Times New Roman" w:hAnsi="Times New Roman" w:cs="Times New Roman"/>
          <w:color w:val="000000" w:themeColor="text1"/>
        </w:rPr>
        <w:sectPr w:rsidR="00433A4F" w:rsidRPr="00294AA8">
          <w:footerReference w:type="even" r:id="rId8"/>
          <w:footerReference w:type="default" r:id="rId9"/>
          <w:endnotePr>
            <w:numFmt w:val="decimal"/>
          </w:endnotePr>
          <w:pgSz w:w="12240" w:h="15840"/>
          <w:pgMar w:top="1440" w:right="1440" w:bottom="1440" w:left="1440" w:header="720" w:footer="720" w:gutter="0"/>
          <w:cols w:space="720"/>
          <w:docGrid w:linePitch="360"/>
        </w:sectPr>
      </w:pPr>
      <w:r w:rsidRPr="00294AA8">
        <w:rPr>
          <w:rFonts w:ascii="Times New Roman" w:hAnsi="Times New Roman" w:cs="Times New Roman"/>
          <w:i/>
          <w:iCs/>
          <w:color w:val="000000" w:themeColor="text1"/>
        </w:rPr>
        <w:t xml:space="preserve">–Alex </w:t>
      </w:r>
      <w:proofErr w:type="spellStart"/>
      <w:r w:rsidRPr="00294AA8">
        <w:rPr>
          <w:rFonts w:ascii="Times New Roman" w:hAnsi="Times New Roman" w:cs="Times New Roman"/>
          <w:i/>
          <w:iCs/>
          <w:color w:val="000000" w:themeColor="text1"/>
        </w:rPr>
        <w:t>Kotlowi</w:t>
      </w:r>
      <w:r w:rsidR="00433A4F" w:rsidRPr="00294AA8">
        <w:rPr>
          <w:rFonts w:ascii="Times New Roman" w:hAnsi="Times New Roman" w:cs="Times New Roman"/>
          <w:i/>
          <w:iCs/>
          <w:color w:val="000000" w:themeColor="text1"/>
        </w:rPr>
        <w:t>tz</w:t>
      </w:r>
      <w:proofErr w:type="spellEnd"/>
    </w:p>
    <w:p w14:paraId="07EC9973" w14:textId="0361B83E" w:rsidR="00433A4F" w:rsidRPr="00294AA8" w:rsidRDefault="00433A4F" w:rsidP="00433A4F">
      <w:pPr>
        <w:ind w:firstLine="720"/>
        <w:rPr>
          <w:rFonts w:ascii="Times New Roman" w:hAnsi="Times New Roman" w:cs="Times New Roman"/>
          <w:color w:val="000000" w:themeColor="text1"/>
        </w:rPr>
        <w:sectPr w:rsidR="00433A4F" w:rsidRPr="00294AA8" w:rsidSect="00433A4F">
          <w:endnotePr>
            <w:numFmt w:val="decimal"/>
          </w:endnotePr>
          <w:type w:val="continuous"/>
          <w:pgSz w:w="12240" w:h="15840"/>
          <w:pgMar w:top="1440" w:right="1440" w:bottom="1440" w:left="1440" w:header="720" w:footer="720" w:gutter="0"/>
          <w:cols w:space="720"/>
          <w:docGrid w:linePitch="360"/>
        </w:sectPr>
      </w:pPr>
    </w:p>
    <w:p w14:paraId="63EFFA81" w14:textId="397BB186" w:rsidR="009B5E52" w:rsidRPr="00294AA8" w:rsidRDefault="009B5E52" w:rsidP="00A83B4E">
      <w:pPr>
        <w:rPr>
          <w:rFonts w:ascii="Times New Roman" w:hAnsi="Times New Roman" w:cs="Times New Roman"/>
          <w:color w:val="000000" w:themeColor="text1"/>
        </w:rPr>
      </w:pPr>
      <w:r w:rsidRPr="00294AA8">
        <w:rPr>
          <w:rFonts w:ascii="Times New Roman" w:hAnsi="Times New Roman" w:cs="Times New Roman"/>
          <w:color w:val="000000" w:themeColor="text1"/>
        </w:rPr>
        <w:br/>
      </w:r>
      <w:r w:rsidRPr="00294AA8">
        <w:rPr>
          <w:rFonts w:ascii="Times New Roman" w:hAnsi="Times New Roman" w:cs="Times New Roman"/>
          <w:color w:val="000000" w:themeColor="text1"/>
        </w:rPr>
        <w:br/>
      </w:r>
    </w:p>
    <w:p w14:paraId="086A0DAB" w14:textId="77777777" w:rsidR="009B5E52" w:rsidRPr="00294AA8" w:rsidRDefault="009B5E52" w:rsidP="008F3A6C">
      <w:pPr>
        <w:spacing w:line="480" w:lineRule="auto"/>
        <w:rPr>
          <w:rFonts w:ascii="Times New Roman" w:hAnsi="Times New Roman" w:cs="Times New Roman"/>
          <w:b/>
          <w:bCs/>
          <w:color w:val="000000" w:themeColor="text1"/>
        </w:rPr>
      </w:pPr>
      <w:r w:rsidRPr="00294AA8">
        <w:rPr>
          <w:rFonts w:ascii="Times New Roman" w:hAnsi="Times New Roman" w:cs="Times New Roman"/>
          <w:b/>
          <w:bCs/>
          <w:color w:val="000000" w:themeColor="text1"/>
        </w:rPr>
        <w:t>Introduction</w:t>
      </w:r>
    </w:p>
    <w:p w14:paraId="679B14B0" w14:textId="3C036145" w:rsidR="009B5E52" w:rsidRPr="00294AA8" w:rsidRDefault="009B5E52" w:rsidP="003F37E5">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While many participatory mapping studies analyze the space of American public housing from geosocial, health, and economic perspectives (</w:t>
      </w:r>
      <w:proofErr w:type="spellStart"/>
      <w:r w:rsidR="00AE3808" w:rsidRPr="00294AA8">
        <w:rPr>
          <w:rFonts w:ascii="Times New Roman" w:hAnsi="Times New Roman" w:cs="Times New Roman"/>
          <w:color w:val="000000" w:themeColor="text1"/>
        </w:rPr>
        <w:t>O’</w:t>
      </w:r>
      <w:r w:rsidRPr="00294AA8">
        <w:rPr>
          <w:rFonts w:ascii="Times New Roman" w:hAnsi="Times New Roman" w:cs="Times New Roman"/>
          <w:color w:val="000000" w:themeColor="text1"/>
        </w:rPr>
        <w:t>Looney</w:t>
      </w:r>
      <w:proofErr w:type="spellEnd"/>
      <w:r w:rsidR="0033753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w:t>
      </w:r>
      <w:r w:rsidR="00AE3808" w:rsidRPr="00294AA8">
        <w:rPr>
          <w:rFonts w:ascii="Times New Roman" w:hAnsi="Times New Roman" w:cs="Times New Roman"/>
          <w:color w:val="000000" w:themeColor="text1"/>
        </w:rPr>
        <w:t>1998</w:t>
      </w:r>
      <w:r w:rsidRPr="00294AA8">
        <w:rPr>
          <w:rFonts w:ascii="Times New Roman" w:hAnsi="Times New Roman" w:cs="Times New Roman"/>
          <w:color w:val="000000" w:themeColor="text1"/>
        </w:rPr>
        <w:t xml:space="preserve">; </w:t>
      </w:r>
      <w:proofErr w:type="spellStart"/>
      <w:r w:rsidR="00337538" w:rsidRPr="00294AA8">
        <w:rPr>
          <w:rFonts w:ascii="Times New Roman" w:hAnsi="Times New Roman" w:cs="Times New Roman"/>
          <w:color w:val="000000" w:themeColor="text1"/>
        </w:rPr>
        <w:t>Wyley</w:t>
      </w:r>
      <w:proofErr w:type="spellEnd"/>
      <w:r w:rsidR="00337538" w:rsidRPr="00294AA8">
        <w:rPr>
          <w:rFonts w:ascii="Times New Roman" w:hAnsi="Times New Roman" w:cs="Times New Roman"/>
          <w:color w:val="000000" w:themeColor="text1"/>
        </w:rPr>
        <w:t xml:space="preserve"> and </w:t>
      </w:r>
      <w:proofErr w:type="spellStart"/>
      <w:r w:rsidR="00337538" w:rsidRPr="00294AA8">
        <w:rPr>
          <w:rFonts w:ascii="Times New Roman" w:hAnsi="Times New Roman" w:cs="Times New Roman"/>
          <w:color w:val="000000" w:themeColor="text1"/>
        </w:rPr>
        <w:t>DeFillipis</w:t>
      </w:r>
      <w:proofErr w:type="spellEnd"/>
      <w:r w:rsidR="00337538" w:rsidRPr="00294AA8">
        <w:rPr>
          <w:rFonts w:ascii="Times New Roman" w:hAnsi="Times New Roman" w:cs="Times New Roman"/>
          <w:color w:val="000000" w:themeColor="text1"/>
        </w:rPr>
        <w:t xml:space="preserve">, 2010; </w:t>
      </w:r>
      <w:proofErr w:type="spellStart"/>
      <w:r w:rsidRPr="00294AA8">
        <w:rPr>
          <w:rFonts w:ascii="Times New Roman" w:hAnsi="Times New Roman" w:cs="Times New Roman"/>
          <w:color w:val="000000" w:themeColor="text1"/>
        </w:rPr>
        <w:t>Boyde</w:t>
      </w:r>
      <w:proofErr w:type="spellEnd"/>
      <w:r w:rsidRPr="00294AA8">
        <w:rPr>
          <w:rFonts w:ascii="Times New Roman" w:hAnsi="Times New Roman" w:cs="Times New Roman"/>
          <w:color w:val="000000" w:themeColor="text1"/>
        </w:rPr>
        <w:t xml:space="preserve"> 2016; Pett</w:t>
      </w:r>
      <w:r w:rsidR="00AA49D6" w:rsidRPr="00294AA8">
        <w:rPr>
          <w:rFonts w:ascii="Times New Roman" w:hAnsi="Times New Roman" w:cs="Times New Roman"/>
          <w:color w:val="000000" w:themeColor="text1"/>
        </w:rPr>
        <w:t>e</w:t>
      </w:r>
      <w:r w:rsidRPr="00294AA8">
        <w:rPr>
          <w:rFonts w:ascii="Times New Roman" w:hAnsi="Times New Roman" w:cs="Times New Roman"/>
          <w:color w:val="000000" w:themeColor="text1"/>
        </w:rPr>
        <w:t>way</w:t>
      </w:r>
      <w:r w:rsidR="0033753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2019; Hutton et. al</w:t>
      </w:r>
      <w:r w:rsidR="0033753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2022; </w:t>
      </w:r>
      <w:r w:rsidR="00AA49D6" w:rsidRPr="00294AA8">
        <w:rPr>
          <w:rFonts w:ascii="Times New Roman" w:hAnsi="Times New Roman" w:cs="Times New Roman"/>
          <w:color w:val="000000" w:themeColor="text1"/>
        </w:rPr>
        <w:t>Edmonds-</w:t>
      </w:r>
      <w:r w:rsidRPr="00294AA8">
        <w:rPr>
          <w:rFonts w:ascii="Times New Roman" w:hAnsi="Times New Roman" w:cs="Times New Roman"/>
          <w:color w:val="000000" w:themeColor="text1"/>
        </w:rPr>
        <w:t>Cady</w:t>
      </w:r>
      <w:r w:rsidR="0033753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2023), none do so through the cartography of fictional literature. In geography and sociology, maps are largely used to determine the borders of neighborhoods, economic differences in income, access to labor opportunities, and other social factors, such as internal catalysts for empowerment (Elwood</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2002). However, literary maps offer the opportunity to analyze how space is imagined, what spatial aspects are culturally resonant, and how nuances in setting might reflect hidden relations between ideas and place (Moretti</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1998). As one of the largest landing places for immigrants and migrants in the 20</w:t>
      </w:r>
      <w:r w:rsidRPr="00294AA8">
        <w:rPr>
          <w:rFonts w:ascii="Times New Roman" w:hAnsi="Times New Roman" w:cs="Times New Roman"/>
          <w:color w:val="000000" w:themeColor="text1"/>
          <w:vertAlign w:val="superscript"/>
        </w:rPr>
        <w:t>th</w:t>
      </w:r>
      <w:r w:rsidRPr="00294AA8">
        <w:rPr>
          <w:rFonts w:ascii="Times New Roman" w:hAnsi="Times New Roman" w:cs="Times New Roman"/>
          <w:color w:val="000000" w:themeColor="text1"/>
        </w:rPr>
        <w:t xml:space="preserve"> century, public housing communities have been a rich site for the literary imagination. Yet, if one only relied on current literary scholarship to trace the contours of this site, it would seem to illustrate a dearth in this imaginative geography. In this article, we discuss the use of </w:t>
      </w:r>
      <w:r w:rsidR="00E62812" w:rsidRPr="00294AA8">
        <w:rPr>
          <w:rFonts w:ascii="Times New Roman" w:hAnsi="Times New Roman" w:cs="Times New Roman"/>
          <w:color w:val="000000" w:themeColor="text1"/>
        </w:rPr>
        <w:t>ArcGIS</w:t>
      </w:r>
      <w:r w:rsidR="0017302A" w:rsidRPr="00294AA8">
        <w:rPr>
          <w:rFonts w:ascii="Times New Roman" w:hAnsi="Times New Roman" w:cs="Times New Roman"/>
          <w:color w:val="000000" w:themeColor="text1"/>
        </w:rPr>
        <w:t xml:space="preserve"> </w:t>
      </w:r>
      <w:proofErr w:type="spellStart"/>
      <w:r w:rsidR="0017302A" w:rsidRPr="00294AA8">
        <w:rPr>
          <w:rFonts w:ascii="Times New Roman" w:hAnsi="Times New Roman" w:cs="Times New Roman"/>
          <w:color w:val="000000" w:themeColor="text1"/>
        </w:rPr>
        <w:t>StoryMaps</w:t>
      </w:r>
      <w:proofErr w:type="spellEnd"/>
      <w:r w:rsidRPr="00294AA8">
        <w:rPr>
          <w:rFonts w:ascii="Times New Roman" w:hAnsi="Times New Roman" w:cs="Times New Roman"/>
          <w:color w:val="000000" w:themeColor="text1"/>
        </w:rPr>
        <w:t xml:space="preserve"> to connect narratives of public housing to the geospatial locations of this </w:t>
      </w:r>
      <w:r w:rsidR="00CE392E" w:rsidRPr="00294AA8">
        <w:rPr>
          <w:rFonts w:ascii="Times New Roman" w:hAnsi="Times New Roman" w:cs="Times New Roman"/>
          <w:color w:val="000000" w:themeColor="text1"/>
        </w:rPr>
        <w:t>geographically</w:t>
      </w:r>
      <w:r w:rsidRPr="00294AA8">
        <w:rPr>
          <w:rFonts w:ascii="Times New Roman" w:hAnsi="Times New Roman" w:cs="Times New Roman"/>
          <w:color w:val="000000" w:themeColor="text1"/>
        </w:rPr>
        <w:t xml:space="preserve"> dispersed setting. We begin with a brief discussion of the significance of public housing and the </w:t>
      </w:r>
      <w:r w:rsidR="002C5B21" w:rsidRPr="00294AA8">
        <w:rPr>
          <w:rFonts w:ascii="Times New Roman" w:hAnsi="Times New Roman" w:cs="Times New Roman"/>
          <w:color w:val="000000" w:themeColor="text1"/>
        </w:rPr>
        <w:t xml:space="preserve">benefits </w:t>
      </w:r>
      <w:r w:rsidRPr="00294AA8">
        <w:rPr>
          <w:rFonts w:ascii="Times New Roman" w:hAnsi="Times New Roman" w:cs="Times New Roman"/>
          <w:color w:val="000000" w:themeColor="text1"/>
        </w:rPr>
        <w:t xml:space="preserve">of mapping literature. We then </w:t>
      </w:r>
      <w:r w:rsidR="00665CDA" w:rsidRPr="00294AA8">
        <w:rPr>
          <w:rFonts w:ascii="Times New Roman" w:hAnsi="Times New Roman" w:cs="Times New Roman"/>
          <w:color w:val="000000" w:themeColor="text1"/>
        </w:rPr>
        <w:t>describe</w:t>
      </w:r>
      <w:r w:rsidRPr="00294AA8">
        <w:rPr>
          <w:rFonts w:ascii="Times New Roman" w:hAnsi="Times New Roman" w:cs="Times New Roman"/>
          <w:color w:val="000000" w:themeColor="text1"/>
        </w:rPr>
        <w:t xml:space="preserve"> </w:t>
      </w:r>
      <w:r w:rsidR="0087666A" w:rsidRPr="00294AA8">
        <w:rPr>
          <w:rFonts w:ascii="Times New Roman" w:hAnsi="Times New Roman" w:cs="Times New Roman"/>
          <w:color w:val="000000" w:themeColor="text1"/>
        </w:rPr>
        <w:t xml:space="preserve">the </w:t>
      </w:r>
      <w:proofErr w:type="spellStart"/>
      <w:proofErr w:type="gramStart"/>
      <w:r w:rsidRPr="00294AA8">
        <w:rPr>
          <w:rFonts w:ascii="Times New Roman" w:hAnsi="Times New Roman" w:cs="Times New Roman"/>
          <w:color w:val="000000" w:themeColor="text1"/>
        </w:rPr>
        <w:t>StoryMap</w:t>
      </w:r>
      <w:proofErr w:type="spellEnd"/>
      <w:proofErr w:type="gramEnd"/>
      <w:r w:rsidR="0087666A" w:rsidRPr="00294AA8">
        <w:rPr>
          <w:rFonts w:ascii="Times New Roman" w:hAnsi="Times New Roman" w:cs="Times New Roman"/>
          <w:color w:val="000000" w:themeColor="text1"/>
        </w:rPr>
        <w:t xml:space="preserve"> and discoveries made during the </w:t>
      </w:r>
      <w:r w:rsidR="00772969" w:rsidRPr="00294AA8">
        <w:rPr>
          <w:rFonts w:ascii="Times New Roman" w:hAnsi="Times New Roman" w:cs="Times New Roman"/>
          <w:color w:val="000000" w:themeColor="text1"/>
        </w:rPr>
        <w:t xml:space="preserve">exploratory </w:t>
      </w:r>
      <w:r w:rsidR="0087666A" w:rsidRPr="00294AA8">
        <w:rPr>
          <w:rFonts w:ascii="Times New Roman" w:hAnsi="Times New Roman" w:cs="Times New Roman"/>
          <w:color w:val="000000" w:themeColor="text1"/>
        </w:rPr>
        <w:t>process of its construction</w:t>
      </w:r>
      <w:r w:rsidRPr="00294AA8">
        <w:rPr>
          <w:rFonts w:ascii="Times New Roman" w:hAnsi="Times New Roman" w:cs="Times New Roman"/>
          <w:color w:val="000000" w:themeColor="text1"/>
        </w:rPr>
        <w:t xml:space="preserve">, which culminated in </w:t>
      </w:r>
      <w:r w:rsidRPr="00294AA8">
        <w:rPr>
          <w:rFonts w:ascii="Times New Roman" w:hAnsi="Times New Roman" w:cs="Times New Roman"/>
          <w:color w:val="000000" w:themeColor="text1"/>
        </w:rPr>
        <w:lastRenderedPageBreak/>
        <w:t xml:space="preserve">interviewing affiliated residents to solicit their feedback. </w:t>
      </w:r>
      <w:r w:rsidR="005721A6" w:rsidRPr="00294AA8">
        <w:rPr>
          <w:rFonts w:ascii="Times New Roman" w:hAnsi="Times New Roman" w:cs="Times New Roman"/>
          <w:color w:val="000000" w:themeColor="text1"/>
        </w:rPr>
        <w:t>We plan to</w:t>
      </w:r>
      <w:r w:rsidRPr="00294AA8">
        <w:rPr>
          <w:rFonts w:ascii="Times New Roman" w:hAnsi="Times New Roman" w:cs="Times New Roman"/>
          <w:color w:val="000000" w:themeColor="text1"/>
        </w:rPr>
        <w:t xml:space="preserve"> </w:t>
      </w:r>
      <w:r w:rsidR="003D33A9" w:rsidRPr="00294AA8">
        <w:rPr>
          <w:rFonts w:ascii="Times New Roman" w:hAnsi="Times New Roman" w:cs="Times New Roman"/>
          <w:color w:val="000000" w:themeColor="text1"/>
        </w:rPr>
        <w:t xml:space="preserve">expand </w:t>
      </w:r>
      <w:r w:rsidRPr="00294AA8">
        <w:rPr>
          <w:rFonts w:ascii="Times New Roman" w:hAnsi="Times New Roman" w:cs="Times New Roman"/>
          <w:color w:val="000000" w:themeColor="text1"/>
        </w:rPr>
        <w:t xml:space="preserve">the database </w:t>
      </w:r>
      <w:r w:rsidR="002E53F1" w:rsidRPr="00294AA8">
        <w:rPr>
          <w:rFonts w:ascii="Times New Roman" w:hAnsi="Times New Roman" w:cs="Times New Roman"/>
          <w:color w:val="000000" w:themeColor="text1"/>
        </w:rPr>
        <w:t xml:space="preserve">and </w:t>
      </w:r>
      <w:proofErr w:type="spellStart"/>
      <w:r w:rsidRPr="00294AA8">
        <w:rPr>
          <w:rFonts w:ascii="Times New Roman" w:hAnsi="Times New Roman" w:cs="Times New Roman"/>
          <w:color w:val="000000" w:themeColor="text1"/>
        </w:rPr>
        <w:t>StoryMap</w:t>
      </w:r>
      <w:proofErr w:type="spellEnd"/>
      <w:r w:rsidRPr="00294AA8">
        <w:rPr>
          <w:rFonts w:ascii="Times New Roman" w:hAnsi="Times New Roman" w:cs="Times New Roman"/>
          <w:color w:val="000000" w:themeColor="text1"/>
        </w:rPr>
        <w:t xml:space="preserve"> </w:t>
      </w:r>
      <w:r w:rsidR="002E53F1" w:rsidRPr="00294AA8">
        <w:rPr>
          <w:rFonts w:ascii="Times New Roman" w:hAnsi="Times New Roman" w:cs="Times New Roman"/>
          <w:color w:val="000000" w:themeColor="text1"/>
        </w:rPr>
        <w:t xml:space="preserve">used to organize this project </w:t>
      </w:r>
      <w:r w:rsidRPr="00294AA8">
        <w:rPr>
          <w:rFonts w:ascii="Times New Roman" w:hAnsi="Times New Roman" w:cs="Times New Roman"/>
          <w:color w:val="000000" w:themeColor="text1"/>
        </w:rPr>
        <w:t xml:space="preserve">into participatory </w:t>
      </w:r>
      <w:r w:rsidR="002E53F1" w:rsidRPr="00294AA8">
        <w:rPr>
          <w:rFonts w:ascii="Times New Roman" w:hAnsi="Times New Roman" w:cs="Times New Roman"/>
          <w:color w:val="000000" w:themeColor="text1"/>
        </w:rPr>
        <w:t xml:space="preserve">research </w:t>
      </w:r>
      <w:r w:rsidR="003D33A9" w:rsidRPr="00294AA8">
        <w:rPr>
          <w:rFonts w:ascii="Times New Roman" w:hAnsi="Times New Roman" w:cs="Times New Roman"/>
          <w:color w:val="000000" w:themeColor="text1"/>
        </w:rPr>
        <w:t>tool</w:t>
      </w:r>
      <w:r w:rsidR="004D6AAF" w:rsidRPr="00294AA8">
        <w:rPr>
          <w:rFonts w:ascii="Times New Roman" w:hAnsi="Times New Roman" w:cs="Times New Roman"/>
          <w:color w:val="000000" w:themeColor="text1"/>
        </w:rPr>
        <w:t>s</w:t>
      </w:r>
      <w:r w:rsidRPr="00294AA8">
        <w:rPr>
          <w:rFonts w:ascii="Times New Roman" w:hAnsi="Times New Roman" w:cs="Times New Roman"/>
          <w:color w:val="000000" w:themeColor="text1"/>
        </w:rPr>
        <w:t xml:space="preserve"> that invite</w:t>
      </w:r>
      <w:r w:rsidR="00AB01F5" w:rsidRPr="00294AA8">
        <w:rPr>
          <w:rFonts w:ascii="Times New Roman" w:hAnsi="Times New Roman" w:cs="Times New Roman"/>
          <w:color w:val="000000" w:themeColor="text1"/>
        </w:rPr>
        <w:t xml:space="preserve"> more</w:t>
      </w:r>
      <w:r w:rsidRPr="00294AA8">
        <w:rPr>
          <w:rFonts w:ascii="Times New Roman" w:hAnsi="Times New Roman" w:cs="Times New Roman"/>
          <w:color w:val="000000" w:themeColor="text1"/>
        </w:rPr>
        <w:t xml:space="preserve"> residents to inform the </w:t>
      </w:r>
      <w:r w:rsidR="00A24FEE" w:rsidRPr="00294AA8">
        <w:rPr>
          <w:rFonts w:ascii="Times New Roman" w:hAnsi="Times New Roman" w:cs="Times New Roman"/>
          <w:color w:val="000000" w:themeColor="text1"/>
        </w:rPr>
        <w:t xml:space="preserve">cultural </w:t>
      </w:r>
      <w:r w:rsidRPr="00294AA8">
        <w:rPr>
          <w:rFonts w:ascii="Times New Roman" w:hAnsi="Times New Roman" w:cs="Times New Roman"/>
          <w:color w:val="000000" w:themeColor="text1"/>
        </w:rPr>
        <w:t>representation of public housing by inspiring creative and scholarly conversations about its evolving literature.</w:t>
      </w:r>
    </w:p>
    <w:p w14:paraId="43758D49" w14:textId="6A7BE387" w:rsidR="009B5E52" w:rsidRPr="00294AA8" w:rsidRDefault="009B5E52" w:rsidP="008F3A6C">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The first public housing communities in America were built in 1937 as </w:t>
      </w:r>
      <w:r w:rsidR="00F25877" w:rsidRPr="00294AA8">
        <w:rPr>
          <w:rFonts w:ascii="Times New Roman" w:hAnsi="Times New Roman" w:cs="Times New Roman"/>
          <w:color w:val="000000" w:themeColor="text1"/>
        </w:rPr>
        <w:t xml:space="preserve">a </w:t>
      </w:r>
      <w:r w:rsidRPr="00294AA8">
        <w:rPr>
          <w:rFonts w:ascii="Times New Roman" w:hAnsi="Times New Roman" w:cs="Times New Roman"/>
          <w:color w:val="000000" w:themeColor="text1"/>
        </w:rPr>
        <w:t xml:space="preserve">means of providing transitional housing for veterans returning from war. However, what started as an experiment in social welfare and mobility </w:t>
      </w:r>
      <w:r w:rsidR="00F41DB7" w:rsidRPr="00294AA8">
        <w:rPr>
          <w:rFonts w:ascii="Times New Roman" w:hAnsi="Times New Roman" w:cs="Times New Roman"/>
          <w:color w:val="000000" w:themeColor="text1"/>
        </w:rPr>
        <w:t xml:space="preserve">was </w:t>
      </w:r>
      <w:r w:rsidRPr="00294AA8">
        <w:rPr>
          <w:rFonts w:ascii="Times New Roman" w:hAnsi="Times New Roman" w:cs="Times New Roman"/>
          <w:color w:val="000000" w:themeColor="text1"/>
        </w:rPr>
        <w:t>quickly cast as a national problem due to racial segregation, benign neglect, and lax screening protocols (Vale</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2013; Rothstein</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2018; Hirsch</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2021). In 1996, HUD legislation required the demolition of tens of thousands of buildings across the country, scattering residents to both official “opportunity zones” and less desirable segregated and similarly income-challenged neighborhoods. If we only curated history from </w:t>
      </w:r>
      <w:r w:rsidR="007372AD" w:rsidRPr="00294AA8">
        <w:rPr>
          <w:rFonts w:ascii="Times New Roman" w:hAnsi="Times New Roman" w:cs="Times New Roman"/>
          <w:color w:val="000000" w:themeColor="text1"/>
        </w:rPr>
        <w:t>20th</w:t>
      </w:r>
      <w:r w:rsidR="00FA51E5" w:rsidRPr="00294AA8">
        <w:rPr>
          <w:rFonts w:ascii="Times New Roman" w:hAnsi="Times New Roman" w:cs="Times New Roman"/>
          <w:color w:val="000000" w:themeColor="text1"/>
        </w:rPr>
        <w:t xml:space="preserve"> century</w:t>
      </w:r>
      <w:r w:rsidR="009E5796" w:rsidRPr="00294AA8">
        <w:rPr>
          <w:rFonts w:ascii="Times New Roman" w:hAnsi="Times New Roman" w:cs="Times New Roman"/>
          <w:color w:val="000000" w:themeColor="text1"/>
        </w:rPr>
        <w:t xml:space="preserve"> television media</w:t>
      </w:r>
      <w:r w:rsidRPr="00294AA8">
        <w:rPr>
          <w:rFonts w:ascii="Times New Roman" w:hAnsi="Times New Roman" w:cs="Times New Roman"/>
          <w:color w:val="000000" w:themeColor="text1"/>
        </w:rPr>
        <w:t xml:space="preserve">, we might accept the story of public housing as an open and shut account of failed social policy. However, </w:t>
      </w:r>
      <w:r w:rsidR="00A8746B" w:rsidRPr="00294AA8">
        <w:rPr>
          <w:rFonts w:ascii="Times New Roman" w:hAnsi="Times New Roman" w:cs="Times New Roman"/>
          <w:color w:val="000000" w:themeColor="text1"/>
        </w:rPr>
        <w:t xml:space="preserve">oral histories </w:t>
      </w:r>
      <w:r w:rsidRPr="00294AA8">
        <w:rPr>
          <w:rFonts w:ascii="Times New Roman" w:hAnsi="Times New Roman" w:cs="Times New Roman"/>
          <w:color w:val="000000" w:themeColor="text1"/>
        </w:rPr>
        <w:t xml:space="preserve">and </w:t>
      </w:r>
      <w:r w:rsidR="001D3979" w:rsidRPr="00294AA8">
        <w:rPr>
          <w:rFonts w:ascii="Times New Roman" w:hAnsi="Times New Roman" w:cs="Times New Roman"/>
          <w:color w:val="000000" w:themeColor="text1"/>
        </w:rPr>
        <w:t xml:space="preserve">annual </w:t>
      </w:r>
      <w:r w:rsidRPr="00294AA8">
        <w:rPr>
          <w:rFonts w:ascii="Times New Roman" w:hAnsi="Times New Roman" w:cs="Times New Roman"/>
          <w:color w:val="000000" w:themeColor="text1"/>
        </w:rPr>
        <w:t>public housing reunions (many in commemoration of buildings that no longer exist), testify that public housing communities are also and have always been neighborhoods full of life and creativity (Hunter et. al</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2016). Internal determinants of successful neighborhood composition were overlooked for decades in social science research (Leavitt </w:t>
      </w:r>
      <w:r w:rsidR="00083D69" w:rsidRPr="00294AA8">
        <w:rPr>
          <w:rFonts w:ascii="Times New Roman" w:hAnsi="Times New Roman" w:cs="Times New Roman"/>
          <w:color w:val="000000" w:themeColor="text1"/>
        </w:rPr>
        <w:t xml:space="preserve">and </w:t>
      </w:r>
      <w:proofErr w:type="spellStart"/>
      <w:r w:rsidR="00083D69" w:rsidRPr="00294AA8">
        <w:rPr>
          <w:rFonts w:ascii="Times New Roman" w:hAnsi="Times New Roman" w:cs="Times New Roman"/>
          <w:color w:val="000000" w:themeColor="text1"/>
        </w:rPr>
        <w:t>Saegert</w:t>
      </w:r>
      <w:proofErr w:type="spellEnd"/>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1990; Venkatesh</w:t>
      </w:r>
      <w:r w:rsidR="00CA7AA8"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2000). Creative works representing these communities have been equally under examined. From roughly 1959 to </w:t>
      </w:r>
      <w:r w:rsidR="007372AD" w:rsidRPr="00294AA8">
        <w:rPr>
          <w:rFonts w:ascii="Times New Roman" w:hAnsi="Times New Roman" w:cs="Times New Roman"/>
          <w:color w:val="000000" w:themeColor="text1"/>
        </w:rPr>
        <w:t>2023</w:t>
      </w:r>
      <w:r w:rsidRPr="00294AA8">
        <w:rPr>
          <w:rFonts w:ascii="Times New Roman" w:hAnsi="Times New Roman" w:cs="Times New Roman"/>
          <w:color w:val="000000" w:themeColor="text1"/>
        </w:rPr>
        <w:t xml:space="preserve">, novels, poetry, and juvenile fiction have been written about public housing, yet this distinctive cadre of literature is rarely considered in literary criticism and </w:t>
      </w:r>
      <w:r w:rsidR="007975B0" w:rsidRPr="00294AA8">
        <w:rPr>
          <w:rFonts w:ascii="Times New Roman" w:hAnsi="Times New Roman" w:cs="Times New Roman"/>
          <w:color w:val="000000" w:themeColor="text1"/>
        </w:rPr>
        <w:t xml:space="preserve">has been </w:t>
      </w:r>
      <w:r w:rsidRPr="00294AA8">
        <w:rPr>
          <w:rFonts w:ascii="Times New Roman" w:hAnsi="Times New Roman" w:cs="Times New Roman"/>
          <w:color w:val="000000" w:themeColor="text1"/>
        </w:rPr>
        <w:t>unevenly recognized by mainstream outlets. This bibliographic oversight, we posit, is due to literary biases, inconsistent metadata, and missing geographic information.</w:t>
      </w:r>
    </w:p>
    <w:p w14:paraId="1D4E67B0" w14:textId="1B7A6222" w:rsidR="00F12636" w:rsidRPr="00294AA8" w:rsidRDefault="009B5E52" w:rsidP="00953E30">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lastRenderedPageBreak/>
        <w:t xml:space="preserve">A major constraint to mapping public housing communities in literature is due to a historical lack of vernacular specificity </w:t>
      </w:r>
      <w:r w:rsidR="00074FE5" w:rsidRPr="00294AA8">
        <w:rPr>
          <w:rFonts w:ascii="Times New Roman" w:hAnsi="Times New Roman" w:cs="Times New Roman"/>
          <w:color w:val="000000" w:themeColor="text1"/>
        </w:rPr>
        <w:t xml:space="preserve">when </w:t>
      </w:r>
      <w:r w:rsidRPr="00294AA8">
        <w:rPr>
          <w:rFonts w:ascii="Times New Roman" w:hAnsi="Times New Roman" w:cs="Times New Roman"/>
          <w:color w:val="000000" w:themeColor="text1"/>
        </w:rPr>
        <w:t xml:space="preserve">distinguishing urban geographies carried over </w:t>
      </w:r>
      <w:r w:rsidR="001D519B" w:rsidRPr="00294AA8">
        <w:rPr>
          <w:rFonts w:ascii="Times New Roman" w:hAnsi="Times New Roman" w:cs="Times New Roman"/>
          <w:color w:val="000000" w:themeColor="text1"/>
        </w:rPr>
        <w:t xml:space="preserve">from </w:t>
      </w:r>
      <w:r w:rsidRPr="00294AA8">
        <w:rPr>
          <w:rFonts w:ascii="Times New Roman" w:hAnsi="Times New Roman" w:cs="Times New Roman"/>
          <w:color w:val="000000" w:themeColor="text1"/>
        </w:rPr>
        <w:t xml:space="preserve">how we </w:t>
      </w:r>
      <w:r w:rsidR="00B3630F" w:rsidRPr="00294AA8">
        <w:rPr>
          <w:rFonts w:ascii="Times New Roman" w:hAnsi="Times New Roman" w:cs="Times New Roman"/>
          <w:color w:val="000000" w:themeColor="text1"/>
        </w:rPr>
        <w:t xml:space="preserve">talk and </w:t>
      </w:r>
      <w:r w:rsidR="00723281" w:rsidRPr="00294AA8">
        <w:rPr>
          <w:rFonts w:ascii="Times New Roman" w:hAnsi="Times New Roman" w:cs="Times New Roman"/>
          <w:color w:val="000000" w:themeColor="text1"/>
        </w:rPr>
        <w:t>write</w:t>
      </w:r>
      <w:r w:rsidRPr="00294AA8">
        <w:rPr>
          <w:rFonts w:ascii="Times New Roman" w:hAnsi="Times New Roman" w:cs="Times New Roman"/>
          <w:color w:val="000000" w:themeColor="text1"/>
        </w:rPr>
        <w:t xml:space="preserve"> about them. Albeit culturally apropos in the </w:t>
      </w:r>
      <w:r w:rsidR="003405B3" w:rsidRPr="00294AA8">
        <w:rPr>
          <w:rFonts w:ascii="Times New Roman" w:hAnsi="Times New Roman" w:cs="Times New Roman"/>
          <w:color w:val="000000" w:themeColor="text1"/>
        </w:rPr>
        <w:t xml:space="preserve">20th </w:t>
      </w:r>
      <w:r w:rsidRPr="00294AA8">
        <w:rPr>
          <w:rFonts w:ascii="Times New Roman" w:hAnsi="Times New Roman" w:cs="Times New Roman"/>
          <w:color w:val="000000" w:themeColor="text1"/>
        </w:rPr>
        <w:t xml:space="preserve">century, the vernacular practice of subsuming low income and working-class residential spaces under the catch-all moniker of “the ghetto” means that different architectural spaces, such as tenements, kitchenettes, and shotgun houses in New Orleans, </w:t>
      </w:r>
      <w:r w:rsidR="00F26479" w:rsidRPr="00294AA8">
        <w:rPr>
          <w:rFonts w:ascii="Times New Roman" w:hAnsi="Times New Roman" w:cs="Times New Roman"/>
          <w:color w:val="000000" w:themeColor="text1"/>
        </w:rPr>
        <w:t>have not always been</w:t>
      </w:r>
      <w:r w:rsidRPr="00294AA8">
        <w:rPr>
          <w:rFonts w:ascii="Times New Roman" w:hAnsi="Times New Roman" w:cs="Times New Roman"/>
          <w:color w:val="000000" w:themeColor="text1"/>
        </w:rPr>
        <w:t xml:space="preserve"> clearly distinguished in critical discourse. For example, since the 1940s, Richard Wright’s novel </w:t>
      </w:r>
      <w:r w:rsidRPr="00294AA8">
        <w:rPr>
          <w:rFonts w:ascii="Times New Roman" w:hAnsi="Times New Roman" w:cs="Times New Roman"/>
          <w:i/>
          <w:iCs/>
          <w:color w:val="000000" w:themeColor="text1"/>
        </w:rPr>
        <w:t>Native Son</w:t>
      </w:r>
      <w:r w:rsidRPr="00294AA8">
        <w:rPr>
          <w:rFonts w:ascii="Times New Roman" w:hAnsi="Times New Roman" w:cs="Times New Roman"/>
          <w:color w:val="000000" w:themeColor="text1"/>
        </w:rPr>
        <w:t xml:space="preserve"> and Lorraine Hansberry’s play </w:t>
      </w:r>
      <w:r w:rsidRPr="00294AA8">
        <w:rPr>
          <w:rFonts w:ascii="Times New Roman" w:hAnsi="Times New Roman" w:cs="Times New Roman"/>
          <w:i/>
          <w:iCs/>
          <w:color w:val="000000" w:themeColor="text1"/>
        </w:rPr>
        <w:t>A Raisin in the Sun</w:t>
      </w:r>
      <w:r w:rsidRPr="00294AA8">
        <w:rPr>
          <w:rFonts w:ascii="Times New Roman" w:hAnsi="Times New Roman" w:cs="Times New Roman"/>
          <w:color w:val="000000" w:themeColor="text1"/>
        </w:rPr>
        <w:t xml:space="preserve"> have stood as metonymic of the urban condition of African Americans; and yet, their settings reflect the historical practice of redlining and racial covenants undergirding </w:t>
      </w:r>
      <w:r w:rsidRPr="00294AA8">
        <w:rPr>
          <w:rFonts w:ascii="Times New Roman" w:hAnsi="Times New Roman" w:cs="Times New Roman"/>
          <w:i/>
          <w:iCs/>
          <w:color w:val="000000" w:themeColor="text1"/>
        </w:rPr>
        <w:t xml:space="preserve">private </w:t>
      </w:r>
      <w:r w:rsidRPr="00294AA8">
        <w:rPr>
          <w:rFonts w:ascii="Times New Roman" w:hAnsi="Times New Roman" w:cs="Times New Roman"/>
          <w:color w:val="000000" w:themeColor="text1"/>
        </w:rPr>
        <w:t xml:space="preserve">property relations in Southside Chicago. This would align their experience with the well-documented phenomenology of slum living during this decade but does not capture the alternative accounts of residents moving into newer public housing buildings on Chicago’s south side, such as the Ida B. Wells and </w:t>
      </w:r>
      <w:proofErr w:type="spellStart"/>
      <w:r w:rsidRPr="00294AA8">
        <w:rPr>
          <w:rFonts w:ascii="Times New Roman" w:hAnsi="Times New Roman" w:cs="Times New Roman"/>
          <w:color w:val="000000" w:themeColor="text1"/>
        </w:rPr>
        <w:t>Stateway</w:t>
      </w:r>
      <w:proofErr w:type="spellEnd"/>
      <w:r w:rsidRPr="00294AA8">
        <w:rPr>
          <w:rFonts w:ascii="Times New Roman" w:hAnsi="Times New Roman" w:cs="Times New Roman"/>
          <w:color w:val="000000" w:themeColor="text1"/>
        </w:rPr>
        <w:t xml:space="preserve"> Gardens developments. While we recognize that “geographies of places are imported but can be altered, warped, re-constituted, and bent to the literary ambition of the work” (Eve</w:t>
      </w:r>
      <w:r w:rsidR="00083D69"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2022</w:t>
      </w:r>
      <w:r w:rsidR="00E51EF3" w:rsidRPr="00294AA8">
        <w:rPr>
          <w:rFonts w:ascii="Times New Roman" w:hAnsi="Times New Roman" w:cs="Times New Roman"/>
          <w:color w:val="000000" w:themeColor="text1"/>
        </w:rPr>
        <w:t>, p. 106</w:t>
      </w:r>
      <w:r w:rsidRPr="00294AA8">
        <w:rPr>
          <w:rFonts w:ascii="Times New Roman" w:hAnsi="Times New Roman" w:cs="Times New Roman"/>
          <w:color w:val="000000" w:themeColor="text1"/>
        </w:rPr>
        <w:t>), we also hold that studies of setting in literature have the potential to reveal “place-specific dimensions of the locales that they depict” (</w:t>
      </w:r>
      <w:proofErr w:type="spellStart"/>
      <w:r w:rsidRPr="00294AA8">
        <w:rPr>
          <w:rFonts w:ascii="Times New Roman" w:hAnsi="Times New Roman" w:cs="Times New Roman"/>
          <w:color w:val="000000" w:themeColor="text1"/>
        </w:rPr>
        <w:t>Rambsy</w:t>
      </w:r>
      <w:proofErr w:type="spellEnd"/>
      <w:r w:rsidR="00083D69"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2022, p.4). Specificity is important to analysis in both sociology and artistic representation because “housing arrangements reflect different social relations vis-à-vis the state, law enforcement, neighborhood networks, histories of interracial and intra-racial conflicts, mobility potential, and feelings of belonging” (</w:t>
      </w:r>
      <w:proofErr w:type="spellStart"/>
      <w:r w:rsidRPr="00294AA8">
        <w:rPr>
          <w:rFonts w:ascii="Times New Roman" w:hAnsi="Times New Roman" w:cs="Times New Roman"/>
          <w:color w:val="000000" w:themeColor="text1"/>
        </w:rPr>
        <w:t>Rudds</w:t>
      </w:r>
      <w:proofErr w:type="spellEnd"/>
      <w:r w:rsidR="00E51EF3"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2022). In addition to economic or political profiles of public housing, literary depictions might convey what these communities personally mean to residents and expand our phenomenological understanding of </w:t>
      </w:r>
      <w:r w:rsidR="00912B8D" w:rsidRPr="00294AA8">
        <w:rPr>
          <w:rFonts w:ascii="Times New Roman" w:hAnsi="Times New Roman" w:cs="Times New Roman"/>
          <w:color w:val="000000" w:themeColor="text1"/>
        </w:rPr>
        <w:t xml:space="preserve">subsidized </w:t>
      </w:r>
      <w:r w:rsidR="00D67B0B" w:rsidRPr="00294AA8">
        <w:rPr>
          <w:rFonts w:ascii="Times New Roman" w:hAnsi="Times New Roman" w:cs="Times New Roman"/>
          <w:color w:val="000000" w:themeColor="text1"/>
        </w:rPr>
        <w:t>tenancy</w:t>
      </w:r>
      <w:r w:rsidRPr="00294AA8">
        <w:rPr>
          <w:rFonts w:ascii="Times New Roman" w:hAnsi="Times New Roman" w:cs="Times New Roman"/>
          <w:color w:val="000000" w:themeColor="text1"/>
        </w:rPr>
        <w:t xml:space="preserve">. This would also enrich scholarly conversation about the </w:t>
      </w:r>
      <w:r w:rsidR="007372AD" w:rsidRPr="00294AA8">
        <w:rPr>
          <w:rFonts w:ascii="Times New Roman" w:hAnsi="Times New Roman" w:cs="Times New Roman"/>
          <w:color w:val="000000" w:themeColor="text1"/>
        </w:rPr>
        <w:t>20</w:t>
      </w:r>
      <w:r w:rsidR="007372AD" w:rsidRPr="00294AA8">
        <w:rPr>
          <w:rFonts w:ascii="Times New Roman" w:hAnsi="Times New Roman" w:cs="Times New Roman"/>
          <w:color w:val="000000" w:themeColor="text1"/>
          <w:vertAlign w:val="superscript"/>
        </w:rPr>
        <w:t>th</w:t>
      </w:r>
      <w:r w:rsidR="007372AD"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 xml:space="preserve">century and draw attention to its </w:t>
      </w:r>
      <w:r w:rsidRPr="00294AA8">
        <w:rPr>
          <w:rFonts w:ascii="Times New Roman" w:hAnsi="Times New Roman" w:cs="Times New Roman"/>
          <w:color w:val="000000" w:themeColor="text1"/>
        </w:rPr>
        <w:lastRenderedPageBreak/>
        <w:t xml:space="preserve">attendant literary biases. As a case in point, we attribute another constraint on our research for the </w:t>
      </w:r>
      <w:proofErr w:type="spellStart"/>
      <w:r w:rsidRPr="00294AA8">
        <w:rPr>
          <w:rFonts w:ascii="Times New Roman" w:hAnsi="Times New Roman" w:cs="Times New Roman"/>
          <w:color w:val="000000" w:themeColor="text1"/>
        </w:rPr>
        <w:t>StoryMap</w:t>
      </w:r>
      <w:proofErr w:type="spellEnd"/>
      <w:r w:rsidRPr="00294AA8">
        <w:rPr>
          <w:rFonts w:ascii="Times New Roman" w:hAnsi="Times New Roman" w:cs="Times New Roman"/>
          <w:color w:val="000000" w:themeColor="text1"/>
        </w:rPr>
        <w:t xml:space="preserve"> to a non-existent delineation of public housing literature amid top literary journals. Although our database includes </w:t>
      </w:r>
      <w:r w:rsidR="003405B3" w:rsidRPr="00294AA8">
        <w:rPr>
          <w:rFonts w:ascii="Times New Roman" w:hAnsi="Times New Roman" w:cs="Times New Roman"/>
          <w:color w:val="000000" w:themeColor="text1"/>
        </w:rPr>
        <w:t>100</w:t>
      </w:r>
      <w:r w:rsidRPr="00294AA8">
        <w:rPr>
          <w:rFonts w:ascii="Times New Roman" w:hAnsi="Times New Roman" w:cs="Times New Roman"/>
          <w:color w:val="000000" w:themeColor="text1"/>
        </w:rPr>
        <w:t xml:space="preserve"> titles associated with the setting of public housing in some form, many of these works are self-published, and many would be classified as “black crime fiction” or street literature. Street literature, an extension of both Black radical imperatives and hip-hop culture, is often consigned to the shadows by literary scholars, even while it excels in the marketplace (Gifford</w:t>
      </w:r>
      <w:r w:rsidR="00E51EF3"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2013). </w:t>
      </w:r>
      <w:r w:rsidR="00A106EC" w:rsidRPr="00294AA8">
        <w:rPr>
          <w:rFonts w:ascii="Times New Roman" w:hAnsi="Times New Roman" w:cs="Times New Roman"/>
          <w:color w:val="000000" w:themeColor="text1"/>
        </w:rPr>
        <w:t>Tangentially</w:t>
      </w:r>
      <w:r w:rsidRPr="00294AA8">
        <w:rPr>
          <w:rFonts w:ascii="Times New Roman" w:hAnsi="Times New Roman" w:cs="Times New Roman"/>
          <w:color w:val="000000" w:themeColor="text1"/>
        </w:rPr>
        <w:t xml:space="preserve">, independently published works, largely ignored by the critical establishment, </w:t>
      </w:r>
      <w:r w:rsidR="006D3AE0" w:rsidRPr="00294AA8">
        <w:rPr>
          <w:rFonts w:ascii="Times New Roman" w:hAnsi="Times New Roman" w:cs="Times New Roman"/>
          <w:color w:val="000000" w:themeColor="text1"/>
        </w:rPr>
        <w:t xml:space="preserve">may </w:t>
      </w:r>
      <w:r w:rsidRPr="00294AA8">
        <w:rPr>
          <w:rFonts w:ascii="Times New Roman" w:hAnsi="Times New Roman" w:cs="Times New Roman"/>
          <w:color w:val="000000" w:themeColor="text1"/>
        </w:rPr>
        <w:t xml:space="preserve">offer </w:t>
      </w:r>
      <w:r w:rsidR="006D3AE0" w:rsidRPr="00294AA8">
        <w:rPr>
          <w:rFonts w:ascii="Times New Roman" w:hAnsi="Times New Roman" w:cs="Times New Roman"/>
          <w:color w:val="000000" w:themeColor="text1"/>
        </w:rPr>
        <w:t xml:space="preserve">more </w:t>
      </w:r>
      <w:r w:rsidRPr="00294AA8">
        <w:rPr>
          <w:rFonts w:ascii="Times New Roman" w:hAnsi="Times New Roman" w:cs="Times New Roman"/>
          <w:color w:val="000000" w:themeColor="text1"/>
        </w:rPr>
        <w:t>nuanced representations of place due to their not being tethered to canonical significations</w:t>
      </w:r>
      <w:r w:rsidR="00157B8B" w:rsidRPr="00294AA8">
        <w:rPr>
          <w:rFonts w:ascii="Times New Roman" w:hAnsi="Times New Roman" w:cs="Times New Roman"/>
          <w:color w:val="000000" w:themeColor="text1"/>
        </w:rPr>
        <w:t xml:space="preserve">, such as </w:t>
      </w:r>
      <w:r w:rsidR="0067529D" w:rsidRPr="00294AA8">
        <w:rPr>
          <w:rFonts w:ascii="Times New Roman" w:hAnsi="Times New Roman" w:cs="Times New Roman"/>
          <w:color w:val="000000" w:themeColor="text1"/>
        </w:rPr>
        <w:t>crime</w:t>
      </w:r>
      <w:r w:rsidR="00907F88" w:rsidRPr="00294AA8">
        <w:rPr>
          <w:rFonts w:ascii="Times New Roman" w:hAnsi="Times New Roman" w:cs="Times New Roman"/>
          <w:color w:val="000000" w:themeColor="text1"/>
        </w:rPr>
        <w:t xml:space="preserve"> or disrepair</w:t>
      </w:r>
      <w:r w:rsidR="0067529D" w:rsidRPr="00294AA8">
        <w:rPr>
          <w:rFonts w:ascii="Times New Roman" w:hAnsi="Times New Roman" w:cs="Times New Roman"/>
          <w:color w:val="000000" w:themeColor="text1"/>
        </w:rPr>
        <w:t>.</w:t>
      </w:r>
      <w:r w:rsidR="00FB7A3C" w:rsidRPr="00294AA8">
        <w:rPr>
          <w:rFonts w:ascii="Times New Roman" w:hAnsi="Times New Roman" w:cs="Times New Roman"/>
          <w:color w:val="000000" w:themeColor="text1"/>
        </w:rPr>
        <w:t xml:space="preserve"> </w:t>
      </w:r>
      <w:r w:rsidR="003D6674" w:rsidRPr="00294AA8">
        <w:rPr>
          <w:rFonts w:ascii="Times New Roman" w:hAnsi="Times New Roman" w:cs="Times New Roman"/>
          <w:b/>
          <w:bCs/>
          <w:color w:val="000000" w:themeColor="text1"/>
        </w:rPr>
        <w:tab/>
      </w:r>
    </w:p>
    <w:p w14:paraId="226E36CE" w14:textId="5F45D71A" w:rsidR="00C13059" w:rsidRPr="00294AA8" w:rsidRDefault="001E575E" w:rsidP="00AB4E24">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Our first </w:t>
      </w:r>
      <w:r w:rsidR="00EE0769" w:rsidRPr="00294AA8">
        <w:rPr>
          <w:rFonts w:ascii="Times New Roman" w:hAnsi="Times New Roman" w:cs="Times New Roman"/>
          <w:color w:val="000000" w:themeColor="text1"/>
        </w:rPr>
        <w:t xml:space="preserve">presentation on mapping public housing </w:t>
      </w:r>
      <w:r w:rsidR="00542C96" w:rsidRPr="00294AA8">
        <w:rPr>
          <w:rFonts w:ascii="Times New Roman" w:hAnsi="Times New Roman" w:cs="Times New Roman"/>
          <w:color w:val="000000" w:themeColor="text1"/>
        </w:rPr>
        <w:t xml:space="preserve">narratives </w:t>
      </w:r>
      <w:r w:rsidR="000D5934" w:rsidRPr="00294AA8">
        <w:rPr>
          <w:rFonts w:ascii="Times New Roman" w:hAnsi="Times New Roman" w:cs="Times New Roman"/>
          <w:color w:val="000000" w:themeColor="text1"/>
        </w:rPr>
        <w:t xml:space="preserve">took place at the </w:t>
      </w:r>
      <w:r w:rsidR="006631D7" w:rsidRPr="00294AA8">
        <w:rPr>
          <w:rFonts w:ascii="Times New Roman" w:hAnsi="Times New Roman" w:cs="Times New Roman"/>
          <w:color w:val="000000" w:themeColor="text1"/>
        </w:rPr>
        <w:t>Eighth</w:t>
      </w:r>
      <w:r w:rsidR="000D5934" w:rsidRPr="00294AA8">
        <w:rPr>
          <w:rFonts w:ascii="Times New Roman" w:hAnsi="Times New Roman" w:cs="Times New Roman"/>
          <w:color w:val="000000" w:themeColor="text1"/>
        </w:rPr>
        <w:t xml:space="preserve"> Digital Humanities </w:t>
      </w:r>
      <w:r w:rsidR="00EE53FB" w:rsidRPr="00294AA8">
        <w:rPr>
          <w:rFonts w:ascii="Times New Roman" w:hAnsi="Times New Roman" w:cs="Times New Roman"/>
          <w:color w:val="000000" w:themeColor="text1"/>
        </w:rPr>
        <w:t>Utah Symposium</w:t>
      </w:r>
      <w:r w:rsidR="001040E3" w:rsidRPr="00294AA8">
        <w:rPr>
          <w:rFonts w:ascii="Times New Roman" w:hAnsi="Times New Roman" w:cs="Times New Roman"/>
          <w:color w:val="000000" w:themeColor="text1"/>
        </w:rPr>
        <w:t xml:space="preserve"> (DHU8)</w:t>
      </w:r>
      <w:r w:rsidR="00EE53FB" w:rsidRPr="00294AA8">
        <w:rPr>
          <w:rFonts w:ascii="Times New Roman" w:hAnsi="Times New Roman" w:cs="Times New Roman"/>
          <w:color w:val="000000" w:themeColor="text1"/>
        </w:rPr>
        <w:t xml:space="preserve"> </w:t>
      </w:r>
      <w:r w:rsidR="003C3A98" w:rsidRPr="00294AA8">
        <w:rPr>
          <w:rFonts w:ascii="Times New Roman" w:hAnsi="Times New Roman" w:cs="Times New Roman"/>
          <w:color w:val="000000" w:themeColor="text1"/>
        </w:rPr>
        <w:t xml:space="preserve">in February of 2024. </w:t>
      </w:r>
      <w:r w:rsidR="00542C96" w:rsidRPr="00294AA8">
        <w:rPr>
          <w:rFonts w:ascii="Times New Roman" w:hAnsi="Times New Roman" w:cs="Times New Roman"/>
          <w:color w:val="000000" w:themeColor="text1"/>
        </w:rPr>
        <w:t xml:space="preserve">There, the </w:t>
      </w:r>
      <w:r w:rsidR="00B070B2" w:rsidRPr="00294AA8">
        <w:rPr>
          <w:rFonts w:ascii="Times New Roman" w:hAnsi="Times New Roman" w:cs="Times New Roman"/>
          <w:color w:val="000000" w:themeColor="text1"/>
        </w:rPr>
        <w:t xml:space="preserve">concept was </w:t>
      </w:r>
      <w:r w:rsidR="005B6EAB" w:rsidRPr="00294AA8">
        <w:rPr>
          <w:rFonts w:ascii="Times New Roman" w:hAnsi="Times New Roman" w:cs="Times New Roman"/>
          <w:color w:val="000000" w:themeColor="text1"/>
        </w:rPr>
        <w:t xml:space="preserve">illustrated in Google Slides </w:t>
      </w:r>
      <w:r w:rsidR="00E915AC" w:rsidRPr="00294AA8">
        <w:rPr>
          <w:rFonts w:ascii="Times New Roman" w:hAnsi="Times New Roman" w:cs="Times New Roman"/>
          <w:color w:val="000000" w:themeColor="text1"/>
        </w:rPr>
        <w:t xml:space="preserve">and </w:t>
      </w:r>
      <w:r w:rsidR="00206B20" w:rsidRPr="00294AA8">
        <w:rPr>
          <w:rFonts w:ascii="Times New Roman" w:hAnsi="Times New Roman" w:cs="Times New Roman"/>
          <w:color w:val="000000" w:themeColor="text1"/>
        </w:rPr>
        <w:t xml:space="preserve">consisted of </w:t>
      </w:r>
      <w:r w:rsidR="005200D6" w:rsidRPr="00294AA8">
        <w:rPr>
          <w:rFonts w:ascii="Times New Roman" w:hAnsi="Times New Roman" w:cs="Times New Roman"/>
          <w:color w:val="000000" w:themeColor="text1"/>
        </w:rPr>
        <w:t xml:space="preserve">a few images </w:t>
      </w:r>
      <w:r w:rsidR="005D55DD" w:rsidRPr="00294AA8">
        <w:rPr>
          <w:rFonts w:ascii="Times New Roman" w:hAnsi="Times New Roman" w:cs="Times New Roman"/>
          <w:color w:val="000000" w:themeColor="text1"/>
        </w:rPr>
        <w:t>visualizing</w:t>
      </w:r>
      <w:r w:rsidR="005200D6" w:rsidRPr="00294AA8">
        <w:rPr>
          <w:rFonts w:ascii="Times New Roman" w:hAnsi="Times New Roman" w:cs="Times New Roman"/>
          <w:color w:val="000000" w:themeColor="text1"/>
        </w:rPr>
        <w:t xml:space="preserve"> </w:t>
      </w:r>
      <w:r w:rsidR="003232BB" w:rsidRPr="00294AA8">
        <w:rPr>
          <w:rFonts w:ascii="Times New Roman" w:hAnsi="Times New Roman" w:cs="Times New Roman"/>
          <w:color w:val="000000" w:themeColor="text1"/>
        </w:rPr>
        <w:t xml:space="preserve">what one </w:t>
      </w:r>
      <w:r w:rsidR="00BA5067" w:rsidRPr="00294AA8">
        <w:rPr>
          <w:rFonts w:ascii="Times New Roman" w:hAnsi="Times New Roman" w:cs="Times New Roman"/>
          <w:color w:val="000000" w:themeColor="text1"/>
        </w:rPr>
        <w:t xml:space="preserve">fictional </w:t>
      </w:r>
      <w:r w:rsidR="003232BB" w:rsidRPr="00294AA8">
        <w:rPr>
          <w:rFonts w:ascii="Times New Roman" w:hAnsi="Times New Roman" w:cs="Times New Roman"/>
          <w:color w:val="000000" w:themeColor="text1"/>
        </w:rPr>
        <w:t xml:space="preserve">book had shown us about </w:t>
      </w:r>
      <w:r w:rsidR="00F0709F" w:rsidRPr="00294AA8">
        <w:rPr>
          <w:rFonts w:ascii="Times New Roman" w:hAnsi="Times New Roman" w:cs="Times New Roman"/>
          <w:color w:val="000000" w:themeColor="text1"/>
        </w:rPr>
        <w:t xml:space="preserve">the </w:t>
      </w:r>
      <w:r w:rsidR="00C213A1" w:rsidRPr="00294AA8">
        <w:rPr>
          <w:rFonts w:ascii="Times New Roman" w:hAnsi="Times New Roman" w:cs="Times New Roman"/>
          <w:color w:val="000000" w:themeColor="text1"/>
        </w:rPr>
        <w:t>potential</w:t>
      </w:r>
      <w:r w:rsidR="00CC7AE2" w:rsidRPr="00294AA8">
        <w:rPr>
          <w:rFonts w:ascii="Times New Roman" w:hAnsi="Times New Roman" w:cs="Times New Roman"/>
          <w:color w:val="000000" w:themeColor="text1"/>
        </w:rPr>
        <w:t xml:space="preserve"> of </w:t>
      </w:r>
      <w:r w:rsidR="00F96484" w:rsidRPr="00294AA8">
        <w:rPr>
          <w:rFonts w:ascii="Times New Roman" w:hAnsi="Times New Roman" w:cs="Times New Roman"/>
          <w:color w:val="000000" w:themeColor="text1"/>
        </w:rPr>
        <w:t xml:space="preserve">tracing </w:t>
      </w:r>
      <w:r w:rsidR="00CC7AE2" w:rsidRPr="00294AA8">
        <w:rPr>
          <w:rFonts w:ascii="Times New Roman" w:hAnsi="Times New Roman" w:cs="Times New Roman"/>
          <w:color w:val="000000" w:themeColor="text1"/>
        </w:rPr>
        <w:t>public housing stories</w:t>
      </w:r>
      <w:r w:rsidR="001762E5" w:rsidRPr="00294AA8">
        <w:rPr>
          <w:rFonts w:ascii="Times New Roman" w:hAnsi="Times New Roman" w:cs="Times New Roman"/>
          <w:color w:val="000000" w:themeColor="text1"/>
        </w:rPr>
        <w:t xml:space="preserve"> through </w:t>
      </w:r>
      <w:r w:rsidR="007C2190" w:rsidRPr="00294AA8">
        <w:rPr>
          <w:rFonts w:ascii="Times New Roman" w:hAnsi="Times New Roman" w:cs="Times New Roman"/>
          <w:color w:val="000000" w:themeColor="text1"/>
        </w:rPr>
        <w:t>literature</w:t>
      </w:r>
      <w:r w:rsidR="001762E5" w:rsidRPr="00294AA8">
        <w:rPr>
          <w:rFonts w:ascii="Times New Roman" w:hAnsi="Times New Roman" w:cs="Times New Roman"/>
          <w:color w:val="000000" w:themeColor="text1"/>
        </w:rPr>
        <w:t>, metadata</w:t>
      </w:r>
      <w:r w:rsidR="007C2190" w:rsidRPr="00294AA8">
        <w:rPr>
          <w:rFonts w:ascii="Times New Roman" w:hAnsi="Times New Roman" w:cs="Times New Roman"/>
          <w:color w:val="000000" w:themeColor="text1"/>
        </w:rPr>
        <w:t xml:space="preserve">, and geography. </w:t>
      </w:r>
      <w:r w:rsidR="005532B4" w:rsidRPr="00294AA8">
        <w:rPr>
          <w:rFonts w:ascii="Times New Roman" w:hAnsi="Times New Roman" w:cs="Times New Roman"/>
          <w:color w:val="000000" w:themeColor="text1"/>
        </w:rPr>
        <w:t xml:space="preserve">Since then, as we describe </w:t>
      </w:r>
      <w:r w:rsidR="003927CE" w:rsidRPr="00294AA8">
        <w:rPr>
          <w:rFonts w:ascii="Times New Roman" w:hAnsi="Times New Roman" w:cs="Times New Roman"/>
          <w:color w:val="000000" w:themeColor="text1"/>
        </w:rPr>
        <w:t>later in th</w:t>
      </w:r>
      <w:r w:rsidR="003405B3" w:rsidRPr="00294AA8">
        <w:rPr>
          <w:rFonts w:ascii="Times New Roman" w:hAnsi="Times New Roman" w:cs="Times New Roman"/>
          <w:color w:val="000000" w:themeColor="text1"/>
        </w:rPr>
        <w:t>is</w:t>
      </w:r>
      <w:r w:rsidR="003927CE" w:rsidRPr="00294AA8">
        <w:rPr>
          <w:rFonts w:ascii="Times New Roman" w:hAnsi="Times New Roman" w:cs="Times New Roman"/>
          <w:color w:val="000000" w:themeColor="text1"/>
        </w:rPr>
        <w:t xml:space="preserve"> article,</w:t>
      </w:r>
      <w:r w:rsidR="0026545B" w:rsidRPr="00294AA8">
        <w:rPr>
          <w:rFonts w:ascii="Times New Roman" w:hAnsi="Times New Roman" w:cs="Times New Roman"/>
          <w:color w:val="000000" w:themeColor="text1"/>
        </w:rPr>
        <w:t xml:space="preserve"> public housing residents have </w:t>
      </w:r>
      <w:r w:rsidR="00445EA1" w:rsidRPr="00294AA8">
        <w:rPr>
          <w:rFonts w:ascii="Times New Roman" w:hAnsi="Times New Roman" w:cs="Times New Roman"/>
          <w:color w:val="000000" w:themeColor="text1"/>
        </w:rPr>
        <w:t xml:space="preserve">influenced the </w:t>
      </w:r>
      <w:r w:rsidR="00DE1E3E" w:rsidRPr="00294AA8">
        <w:rPr>
          <w:rFonts w:ascii="Times New Roman" w:hAnsi="Times New Roman" w:cs="Times New Roman"/>
          <w:color w:val="000000" w:themeColor="text1"/>
        </w:rPr>
        <w:t xml:space="preserve">actual </w:t>
      </w:r>
      <w:r w:rsidR="00445EA1" w:rsidRPr="00294AA8">
        <w:rPr>
          <w:rFonts w:ascii="Times New Roman" w:hAnsi="Times New Roman" w:cs="Times New Roman"/>
          <w:color w:val="000000" w:themeColor="text1"/>
        </w:rPr>
        <w:t>design</w:t>
      </w:r>
      <w:r w:rsidR="00065ABC" w:rsidRPr="00294AA8">
        <w:rPr>
          <w:rFonts w:ascii="Times New Roman" w:hAnsi="Times New Roman" w:cs="Times New Roman"/>
          <w:color w:val="000000" w:themeColor="text1"/>
        </w:rPr>
        <w:t xml:space="preserve"> and </w:t>
      </w:r>
      <w:r w:rsidR="00AD5B5B" w:rsidRPr="00294AA8">
        <w:rPr>
          <w:rFonts w:ascii="Times New Roman" w:hAnsi="Times New Roman" w:cs="Times New Roman"/>
          <w:color w:val="000000" w:themeColor="text1"/>
        </w:rPr>
        <w:t xml:space="preserve">text </w:t>
      </w:r>
      <w:r w:rsidR="006600BE" w:rsidRPr="00294AA8">
        <w:rPr>
          <w:rFonts w:ascii="Times New Roman" w:hAnsi="Times New Roman" w:cs="Times New Roman"/>
          <w:color w:val="000000" w:themeColor="text1"/>
        </w:rPr>
        <w:t>of the site</w:t>
      </w:r>
      <w:r w:rsidR="009712FE" w:rsidRPr="00294AA8">
        <w:rPr>
          <w:rFonts w:ascii="Times New Roman" w:hAnsi="Times New Roman" w:cs="Times New Roman"/>
          <w:color w:val="000000" w:themeColor="text1"/>
        </w:rPr>
        <w:t xml:space="preserve"> so that it </w:t>
      </w:r>
      <w:r w:rsidR="00FD21DD" w:rsidRPr="00294AA8">
        <w:rPr>
          <w:rFonts w:ascii="Times New Roman" w:hAnsi="Times New Roman" w:cs="Times New Roman"/>
          <w:color w:val="000000" w:themeColor="text1"/>
        </w:rPr>
        <w:t>now</w:t>
      </w:r>
      <w:r w:rsidR="004B03F0" w:rsidRPr="00294AA8">
        <w:rPr>
          <w:rFonts w:ascii="Times New Roman" w:hAnsi="Times New Roman" w:cs="Times New Roman"/>
          <w:color w:val="000000" w:themeColor="text1"/>
        </w:rPr>
        <w:t xml:space="preserve">, </w:t>
      </w:r>
      <w:r w:rsidR="005954E0" w:rsidRPr="00294AA8">
        <w:rPr>
          <w:rFonts w:ascii="Times New Roman" w:hAnsi="Times New Roman" w:cs="Times New Roman"/>
          <w:color w:val="000000" w:themeColor="text1"/>
        </w:rPr>
        <w:t>albeit</w:t>
      </w:r>
      <w:r w:rsidR="0042160B" w:rsidRPr="00294AA8">
        <w:rPr>
          <w:rFonts w:ascii="Times New Roman" w:hAnsi="Times New Roman" w:cs="Times New Roman"/>
          <w:color w:val="000000" w:themeColor="text1"/>
        </w:rPr>
        <w:t xml:space="preserve"> </w:t>
      </w:r>
      <w:r w:rsidR="00121879" w:rsidRPr="00294AA8">
        <w:rPr>
          <w:rFonts w:ascii="Times New Roman" w:hAnsi="Times New Roman" w:cs="Times New Roman"/>
          <w:color w:val="000000" w:themeColor="text1"/>
        </w:rPr>
        <w:t>a work in progress</w:t>
      </w:r>
      <w:r w:rsidR="0042160B" w:rsidRPr="00294AA8">
        <w:rPr>
          <w:rFonts w:ascii="Times New Roman" w:hAnsi="Times New Roman" w:cs="Times New Roman"/>
          <w:color w:val="000000" w:themeColor="text1"/>
        </w:rPr>
        <w:t xml:space="preserve">, reflects </w:t>
      </w:r>
      <w:r w:rsidR="009A0884" w:rsidRPr="00294AA8">
        <w:rPr>
          <w:rFonts w:ascii="Times New Roman" w:hAnsi="Times New Roman" w:cs="Times New Roman"/>
          <w:color w:val="000000" w:themeColor="text1"/>
        </w:rPr>
        <w:t>our desire for</w:t>
      </w:r>
      <w:r w:rsidR="00574771" w:rsidRPr="00294AA8">
        <w:rPr>
          <w:rFonts w:ascii="Times New Roman" w:hAnsi="Times New Roman" w:cs="Times New Roman"/>
          <w:color w:val="000000" w:themeColor="text1"/>
        </w:rPr>
        <w:t xml:space="preserve"> inclusive engagement</w:t>
      </w:r>
      <w:r w:rsidR="008F2D90" w:rsidRPr="00294AA8">
        <w:rPr>
          <w:rFonts w:ascii="Times New Roman" w:hAnsi="Times New Roman" w:cs="Times New Roman"/>
          <w:color w:val="000000" w:themeColor="text1"/>
        </w:rPr>
        <w:t xml:space="preserve"> and</w:t>
      </w:r>
      <w:r w:rsidR="007F58E1" w:rsidRPr="00294AA8">
        <w:rPr>
          <w:rFonts w:ascii="Times New Roman" w:hAnsi="Times New Roman" w:cs="Times New Roman"/>
          <w:color w:val="000000" w:themeColor="text1"/>
        </w:rPr>
        <w:t xml:space="preserve">, </w:t>
      </w:r>
      <w:r w:rsidR="00C7144A" w:rsidRPr="00294AA8">
        <w:rPr>
          <w:rFonts w:ascii="Times New Roman" w:hAnsi="Times New Roman" w:cs="Times New Roman"/>
          <w:color w:val="000000" w:themeColor="text1"/>
        </w:rPr>
        <w:t xml:space="preserve">if </w:t>
      </w:r>
      <w:r w:rsidR="00EF443A" w:rsidRPr="00294AA8">
        <w:rPr>
          <w:rFonts w:ascii="Times New Roman" w:hAnsi="Times New Roman" w:cs="Times New Roman"/>
          <w:color w:val="000000" w:themeColor="text1"/>
        </w:rPr>
        <w:t>helpful, the segmentation of research interests.</w:t>
      </w:r>
      <w:r w:rsidR="00D10C15" w:rsidRPr="00294AA8">
        <w:rPr>
          <w:rStyle w:val="EndnoteReference"/>
          <w:rFonts w:ascii="Times New Roman" w:hAnsi="Times New Roman" w:cs="Times New Roman"/>
          <w:color w:val="000000" w:themeColor="text1"/>
        </w:rPr>
        <w:endnoteReference w:id="2"/>
      </w:r>
      <w:r w:rsidR="005A2864" w:rsidRPr="00294AA8">
        <w:rPr>
          <w:rFonts w:ascii="Times New Roman" w:hAnsi="Times New Roman" w:cs="Times New Roman"/>
          <w:color w:val="000000" w:themeColor="text1"/>
        </w:rPr>
        <w:t xml:space="preserve"> </w:t>
      </w:r>
      <w:r w:rsidR="00B2264C" w:rsidRPr="00294AA8">
        <w:rPr>
          <w:rFonts w:ascii="Times New Roman" w:hAnsi="Times New Roman" w:cs="Times New Roman"/>
          <w:color w:val="000000" w:themeColor="text1"/>
        </w:rPr>
        <w:t xml:space="preserve">At this stage, </w:t>
      </w:r>
      <w:r w:rsidR="00024F7E" w:rsidRPr="00294AA8">
        <w:rPr>
          <w:rFonts w:ascii="Times New Roman" w:hAnsi="Times New Roman" w:cs="Times New Roman"/>
          <w:color w:val="000000" w:themeColor="text1"/>
        </w:rPr>
        <w:t xml:space="preserve">we have chosen to foreground the </w:t>
      </w:r>
      <w:r w:rsidR="00024F7E" w:rsidRPr="00294AA8">
        <w:rPr>
          <w:rFonts w:ascii="Times New Roman" w:hAnsi="Times New Roman" w:cs="Times New Roman"/>
          <w:i/>
          <w:iCs/>
          <w:color w:val="000000" w:themeColor="text1"/>
        </w:rPr>
        <w:t>goals</w:t>
      </w:r>
      <w:r w:rsidR="00024F7E" w:rsidRPr="00294AA8">
        <w:rPr>
          <w:rFonts w:ascii="Times New Roman" w:hAnsi="Times New Roman" w:cs="Times New Roman"/>
          <w:color w:val="000000" w:themeColor="text1"/>
        </w:rPr>
        <w:t xml:space="preserve"> of </w:t>
      </w:r>
      <w:r w:rsidR="00FC3EDE" w:rsidRPr="00294AA8">
        <w:rPr>
          <w:rFonts w:ascii="Times New Roman" w:hAnsi="Times New Roman" w:cs="Times New Roman"/>
          <w:color w:val="000000" w:themeColor="text1"/>
        </w:rPr>
        <w:t>the site rather than its functionality.</w:t>
      </w:r>
      <w:r w:rsidR="00024F7E" w:rsidRPr="00294AA8">
        <w:rPr>
          <w:rFonts w:ascii="Times New Roman" w:hAnsi="Times New Roman" w:cs="Times New Roman"/>
          <w:color w:val="000000" w:themeColor="text1"/>
        </w:rPr>
        <w:t xml:space="preserve"> </w:t>
      </w:r>
      <w:r w:rsidR="005A2864" w:rsidRPr="00294AA8">
        <w:rPr>
          <w:rFonts w:ascii="Times New Roman" w:hAnsi="Times New Roman" w:cs="Times New Roman"/>
          <w:color w:val="000000" w:themeColor="text1"/>
        </w:rPr>
        <w:t xml:space="preserve">For instance, </w:t>
      </w:r>
      <w:r w:rsidR="00650EA7" w:rsidRPr="00294AA8">
        <w:rPr>
          <w:rFonts w:ascii="Times New Roman" w:hAnsi="Times New Roman" w:cs="Times New Roman"/>
          <w:color w:val="000000" w:themeColor="text1"/>
        </w:rPr>
        <w:t xml:space="preserve">the menu bar </w:t>
      </w:r>
      <w:r w:rsidR="00055A90" w:rsidRPr="00294AA8">
        <w:rPr>
          <w:rFonts w:ascii="Times New Roman" w:hAnsi="Times New Roman" w:cs="Times New Roman"/>
          <w:color w:val="000000" w:themeColor="text1"/>
        </w:rPr>
        <w:t xml:space="preserve">lists </w:t>
      </w:r>
      <w:r w:rsidR="00D73663" w:rsidRPr="00294AA8">
        <w:rPr>
          <w:rFonts w:ascii="Times New Roman" w:hAnsi="Times New Roman" w:cs="Times New Roman"/>
          <w:color w:val="000000" w:themeColor="text1"/>
        </w:rPr>
        <w:t xml:space="preserve">access points </w:t>
      </w:r>
      <w:r w:rsidR="00B7521B" w:rsidRPr="00294AA8">
        <w:rPr>
          <w:rFonts w:ascii="Times New Roman" w:hAnsi="Times New Roman" w:cs="Times New Roman"/>
          <w:color w:val="000000" w:themeColor="text1"/>
        </w:rPr>
        <w:t xml:space="preserve">that </w:t>
      </w:r>
      <w:r w:rsidR="005F2ED1" w:rsidRPr="00294AA8">
        <w:rPr>
          <w:rFonts w:ascii="Times New Roman" w:hAnsi="Times New Roman" w:cs="Times New Roman"/>
          <w:color w:val="000000" w:themeColor="text1"/>
        </w:rPr>
        <w:t xml:space="preserve">emphasize </w:t>
      </w:r>
      <w:r w:rsidR="00A92FAC" w:rsidRPr="00294AA8">
        <w:rPr>
          <w:rFonts w:ascii="Times New Roman" w:hAnsi="Times New Roman" w:cs="Times New Roman"/>
          <w:color w:val="000000" w:themeColor="text1"/>
        </w:rPr>
        <w:t xml:space="preserve">social interaction, </w:t>
      </w:r>
      <w:r w:rsidR="00925D63" w:rsidRPr="00294AA8">
        <w:rPr>
          <w:rFonts w:ascii="Times New Roman" w:hAnsi="Times New Roman" w:cs="Times New Roman"/>
          <w:color w:val="000000" w:themeColor="text1"/>
        </w:rPr>
        <w:t xml:space="preserve">e.g., </w:t>
      </w:r>
      <w:r w:rsidR="00A92FAC" w:rsidRPr="00294AA8">
        <w:rPr>
          <w:rFonts w:ascii="Times New Roman" w:hAnsi="Times New Roman" w:cs="Times New Roman"/>
          <w:color w:val="000000" w:themeColor="text1"/>
        </w:rPr>
        <w:t>“Community,” “Maps &amp; Resources,” and “Language &amp; Justice.”</w:t>
      </w:r>
      <w:r w:rsidR="009B1E03" w:rsidRPr="00294AA8">
        <w:rPr>
          <w:rFonts w:ascii="Times New Roman" w:hAnsi="Times New Roman" w:cs="Times New Roman"/>
          <w:color w:val="000000" w:themeColor="text1"/>
        </w:rPr>
        <w:t xml:space="preserve"> </w:t>
      </w:r>
      <w:r w:rsidR="003A11BA" w:rsidRPr="00294AA8">
        <w:rPr>
          <w:rFonts w:ascii="Times New Roman" w:hAnsi="Times New Roman" w:cs="Times New Roman"/>
          <w:color w:val="000000" w:themeColor="text1"/>
        </w:rPr>
        <w:t xml:space="preserve">The “Bookshelf” </w:t>
      </w:r>
      <w:r w:rsidR="00CD3209" w:rsidRPr="00294AA8">
        <w:rPr>
          <w:rFonts w:ascii="Times New Roman" w:hAnsi="Times New Roman" w:cs="Times New Roman"/>
          <w:color w:val="000000" w:themeColor="text1"/>
        </w:rPr>
        <w:t xml:space="preserve">and “Academic Database” </w:t>
      </w:r>
      <w:r w:rsidR="001D2FE5" w:rsidRPr="00294AA8">
        <w:rPr>
          <w:rFonts w:ascii="Times New Roman" w:hAnsi="Times New Roman" w:cs="Times New Roman"/>
          <w:color w:val="000000" w:themeColor="text1"/>
        </w:rPr>
        <w:t>pages</w:t>
      </w:r>
      <w:r w:rsidR="008D538C" w:rsidRPr="00294AA8">
        <w:rPr>
          <w:rFonts w:ascii="Times New Roman" w:hAnsi="Times New Roman" w:cs="Times New Roman"/>
          <w:color w:val="000000" w:themeColor="text1"/>
        </w:rPr>
        <w:t xml:space="preserve"> </w:t>
      </w:r>
      <w:r w:rsidR="00524B4F" w:rsidRPr="00294AA8">
        <w:rPr>
          <w:rFonts w:ascii="Times New Roman" w:hAnsi="Times New Roman" w:cs="Times New Roman"/>
          <w:color w:val="000000" w:themeColor="text1"/>
        </w:rPr>
        <w:t xml:space="preserve">encourage </w:t>
      </w:r>
      <w:r w:rsidR="00CD3209" w:rsidRPr="00294AA8">
        <w:rPr>
          <w:rFonts w:ascii="Times New Roman" w:hAnsi="Times New Roman" w:cs="Times New Roman"/>
          <w:color w:val="000000" w:themeColor="text1"/>
        </w:rPr>
        <w:t xml:space="preserve">both </w:t>
      </w:r>
      <w:r w:rsidR="000A1F11" w:rsidRPr="00294AA8">
        <w:rPr>
          <w:rFonts w:ascii="Times New Roman" w:hAnsi="Times New Roman" w:cs="Times New Roman"/>
          <w:color w:val="000000" w:themeColor="text1"/>
        </w:rPr>
        <w:t xml:space="preserve">scholarly and popular </w:t>
      </w:r>
      <w:r w:rsidR="009836F4" w:rsidRPr="00294AA8">
        <w:rPr>
          <w:rFonts w:ascii="Times New Roman" w:hAnsi="Times New Roman" w:cs="Times New Roman"/>
          <w:color w:val="000000" w:themeColor="text1"/>
        </w:rPr>
        <w:t>use</w:t>
      </w:r>
      <w:r w:rsidR="009A0F4B" w:rsidRPr="00294AA8">
        <w:rPr>
          <w:rFonts w:ascii="Times New Roman" w:hAnsi="Times New Roman" w:cs="Times New Roman"/>
          <w:color w:val="000000" w:themeColor="text1"/>
        </w:rPr>
        <w:t xml:space="preserve"> </w:t>
      </w:r>
      <w:r w:rsidR="009A193C" w:rsidRPr="00294AA8">
        <w:rPr>
          <w:rFonts w:ascii="Times New Roman" w:hAnsi="Times New Roman" w:cs="Times New Roman"/>
          <w:color w:val="000000" w:themeColor="text1"/>
        </w:rPr>
        <w:t xml:space="preserve">in alignment with </w:t>
      </w:r>
      <w:r w:rsidR="009805D2" w:rsidRPr="00294AA8">
        <w:rPr>
          <w:rFonts w:ascii="Times New Roman" w:hAnsi="Times New Roman" w:cs="Times New Roman"/>
          <w:color w:val="000000" w:themeColor="text1"/>
        </w:rPr>
        <w:t xml:space="preserve">what we argue </w:t>
      </w:r>
      <w:r w:rsidR="002922D7" w:rsidRPr="00294AA8">
        <w:rPr>
          <w:rFonts w:ascii="Times New Roman" w:hAnsi="Times New Roman" w:cs="Times New Roman"/>
          <w:color w:val="000000" w:themeColor="text1"/>
        </w:rPr>
        <w:t xml:space="preserve">the body of </w:t>
      </w:r>
      <w:r w:rsidR="00785875" w:rsidRPr="00294AA8">
        <w:rPr>
          <w:rFonts w:ascii="Times New Roman" w:hAnsi="Times New Roman" w:cs="Times New Roman"/>
          <w:color w:val="000000" w:themeColor="text1"/>
        </w:rPr>
        <w:t>public housing literature</w:t>
      </w:r>
      <w:r w:rsidR="00EE716C" w:rsidRPr="00294AA8">
        <w:rPr>
          <w:rFonts w:ascii="Times New Roman" w:hAnsi="Times New Roman" w:cs="Times New Roman"/>
          <w:color w:val="000000" w:themeColor="text1"/>
        </w:rPr>
        <w:t xml:space="preserve"> itself</w:t>
      </w:r>
      <w:r w:rsidR="00AF1151" w:rsidRPr="00294AA8">
        <w:rPr>
          <w:rFonts w:ascii="Times New Roman" w:hAnsi="Times New Roman" w:cs="Times New Roman"/>
          <w:color w:val="000000" w:themeColor="text1"/>
        </w:rPr>
        <w:t xml:space="preserve"> invites</w:t>
      </w:r>
      <w:r w:rsidR="00785875" w:rsidRPr="00294AA8">
        <w:rPr>
          <w:rFonts w:ascii="Times New Roman" w:hAnsi="Times New Roman" w:cs="Times New Roman"/>
          <w:color w:val="000000" w:themeColor="text1"/>
        </w:rPr>
        <w:t xml:space="preserve">. </w:t>
      </w:r>
      <w:r w:rsidR="008E3F50" w:rsidRPr="00294AA8">
        <w:rPr>
          <w:rFonts w:ascii="Times New Roman" w:hAnsi="Times New Roman" w:cs="Times New Roman"/>
          <w:color w:val="000000" w:themeColor="text1"/>
        </w:rPr>
        <w:t xml:space="preserve">If you </w:t>
      </w:r>
      <w:r w:rsidR="00D5404C" w:rsidRPr="00294AA8">
        <w:rPr>
          <w:rFonts w:ascii="Times New Roman" w:hAnsi="Times New Roman" w:cs="Times New Roman"/>
          <w:color w:val="000000" w:themeColor="text1"/>
        </w:rPr>
        <w:t xml:space="preserve">were to scroll the Bookshelf, you would see </w:t>
      </w:r>
      <w:r w:rsidR="00CE7CC7" w:rsidRPr="00294AA8">
        <w:rPr>
          <w:rFonts w:ascii="Times New Roman" w:hAnsi="Times New Roman" w:cs="Times New Roman"/>
          <w:color w:val="000000" w:themeColor="text1"/>
        </w:rPr>
        <w:t xml:space="preserve">rows of </w:t>
      </w:r>
      <w:r w:rsidR="0030217B" w:rsidRPr="00294AA8">
        <w:rPr>
          <w:rFonts w:ascii="Times New Roman" w:hAnsi="Times New Roman" w:cs="Times New Roman"/>
          <w:color w:val="000000" w:themeColor="text1"/>
        </w:rPr>
        <w:t>vibrantly co</w:t>
      </w:r>
      <w:r w:rsidR="00A2166A" w:rsidRPr="00294AA8">
        <w:rPr>
          <w:rFonts w:ascii="Times New Roman" w:hAnsi="Times New Roman" w:cs="Times New Roman"/>
          <w:color w:val="000000" w:themeColor="text1"/>
        </w:rPr>
        <w:t>lo</w:t>
      </w:r>
      <w:r w:rsidR="0030217B" w:rsidRPr="00294AA8">
        <w:rPr>
          <w:rFonts w:ascii="Times New Roman" w:hAnsi="Times New Roman" w:cs="Times New Roman"/>
          <w:color w:val="000000" w:themeColor="text1"/>
        </w:rPr>
        <w:t>red book covers</w:t>
      </w:r>
      <w:r w:rsidR="00465939" w:rsidRPr="00294AA8">
        <w:rPr>
          <w:rFonts w:ascii="Times New Roman" w:hAnsi="Times New Roman" w:cs="Times New Roman"/>
          <w:color w:val="000000" w:themeColor="text1"/>
        </w:rPr>
        <w:t xml:space="preserve">, </w:t>
      </w:r>
      <w:r w:rsidR="00116138" w:rsidRPr="00294AA8">
        <w:rPr>
          <w:rFonts w:ascii="Times New Roman" w:hAnsi="Times New Roman" w:cs="Times New Roman"/>
          <w:color w:val="000000" w:themeColor="text1"/>
        </w:rPr>
        <w:t>along</w:t>
      </w:r>
      <w:r w:rsidR="00D334F0" w:rsidRPr="00294AA8">
        <w:rPr>
          <w:rFonts w:ascii="Times New Roman" w:hAnsi="Times New Roman" w:cs="Times New Roman"/>
          <w:color w:val="000000" w:themeColor="text1"/>
        </w:rPr>
        <w:t xml:space="preserve"> </w:t>
      </w:r>
      <w:r w:rsidR="00465939" w:rsidRPr="00294AA8">
        <w:rPr>
          <w:rFonts w:ascii="Times New Roman" w:hAnsi="Times New Roman" w:cs="Times New Roman"/>
          <w:color w:val="000000" w:themeColor="text1"/>
        </w:rPr>
        <w:t>with</w:t>
      </w:r>
      <w:r w:rsidR="001C1723" w:rsidRPr="00294AA8">
        <w:rPr>
          <w:rFonts w:ascii="Times New Roman" w:hAnsi="Times New Roman" w:cs="Times New Roman"/>
          <w:color w:val="000000" w:themeColor="text1"/>
        </w:rPr>
        <w:t xml:space="preserve"> </w:t>
      </w:r>
      <w:r w:rsidR="00D334F0" w:rsidRPr="00294AA8">
        <w:rPr>
          <w:rFonts w:ascii="Times New Roman" w:hAnsi="Times New Roman" w:cs="Times New Roman"/>
          <w:color w:val="000000" w:themeColor="text1"/>
        </w:rPr>
        <w:t>text summaries</w:t>
      </w:r>
      <w:r w:rsidR="00B10704" w:rsidRPr="00294AA8">
        <w:rPr>
          <w:rFonts w:ascii="Times New Roman" w:hAnsi="Times New Roman" w:cs="Times New Roman"/>
          <w:color w:val="000000" w:themeColor="text1"/>
        </w:rPr>
        <w:t>,</w:t>
      </w:r>
      <w:r w:rsidR="00465939" w:rsidRPr="00294AA8">
        <w:rPr>
          <w:rFonts w:ascii="Times New Roman" w:hAnsi="Times New Roman" w:cs="Times New Roman"/>
          <w:color w:val="000000" w:themeColor="text1"/>
        </w:rPr>
        <w:t xml:space="preserve"> </w:t>
      </w:r>
      <w:r w:rsidR="00BF1D65" w:rsidRPr="00294AA8">
        <w:rPr>
          <w:rFonts w:ascii="Times New Roman" w:hAnsi="Times New Roman" w:cs="Times New Roman"/>
          <w:color w:val="000000" w:themeColor="text1"/>
        </w:rPr>
        <w:t xml:space="preserve">linked to GIS points </w:t>
      </w:r>
      <w:r w:rsidR="00311C92" w:rsidRPr="00294AA8">
        <w:rPr>
          <w:rFonts w:ascii="Times New Roman" w:hAnsi="Times New Roman" w:cs="Times New Roman"/>
          <w:color w:val="000000" w:themeColor="text1"/>
        </w:rPr>
        <w:t xml:space="preserve">across </w:t>
      </w:r>
      <w:r w:rsidR="00564130" w:rsidRPr="00294AA8">
        <w:rPr>
          <w:rFonts w:ascii="Times New Roman" w:hAnsi="Times New Roman" w:cs="Times New Roman"/>
          <w:color w:val="000000" w:themeColor="text1"/>
        </w:rPr>
        <w:t>a</w:t>
      </w:r>
      <w:r w:rsidR="00BF1D65" w:rsidRPr="00294AA8">
        <w:rPr>
          <w:rFonts w:ascii="Times New Roman" w:hAnsi="Times New Roman" w:cs="Times New Roman"/>
          <w:color w:val="000000" w:themeColor="text1"/>
        </w:rPr>
        <w:t xml:space="preserve"> map of the United States.</w:t>
      </w:r>
      <w:r w:rsidR="00451366" w:rsidRPr="00294AA8">
        <w:rPr>
          <w:rFonts w:ascii="Times New Roman" w:hAnsi="Times New Roman" w:cs="Times New Roman"/>
          <w:color w:val="000000" w:themeColor="text1"/>
        </w:rPr>
        <w:t xml:space="preserve"> </w:t>
      </w:r>
      <w:r w:rsidR="00A1106B" w:rsidRPr="00294AA8">
        <w:rPr>
          <w:rFonts w:ascii="Times New Roman" w:hAnsi="Times New Roman" w:cs="Times New Roman"/>
          <w:color w:val="000000" w:themeColor="text1"/>
        </w:rPr>
        <w:t xml:space="preserve">The books range from </w:t>
      </w:r>
      <w:r w:rsidR="00295DE1" w:rsidRPr="00294AA8">
        <w:rPr>
          <w:rFonts w:ascii="Times New Roman" w:hAnsi="Times New Roman" w:cs="Times New Roman"/>
          <w:color w:val="000000" w:themeColor="text1"/>
        </w:rPr>
        <w:t xml:space="preserve">best sellers </w:t>
      </w:r>
      <w:r w:rsidR="00F51321" w:rsidRPr="00294AA8">
        <w:rPr>
          <w:rFonts w:ascii="Times New Roman" w:hAnsi="Times New Roman" w:cs="Times New Roman"/>
          <w:color w:val="000000" w:themeColor="text1"/>
        </w:rPr>
        <w:t xml:space="preserve">like </w:t>
      </w:r>
      <w:r w:rsidR="002440AA" w:rsidRPr="00294AA8">
        <w:rPr>
          <w:rFonts w:ascii="Times New Roman" w:hAnsi="Times New Roman" w:cs="Times New Roman"/>
          <w:i/>
          <w:iCs/>
          <w:color w:val="000000" w:themeColor="text1"/>
        </w:rPr>
        <w:t>The Coldest Winter Ever</w:t>
      </w:r>
      <w:r w:rsidR="002440AA" w:rsidRPr="00294AA8">
        <w:rPr>
          <w:rFonts w:ascii="Times New Roman" w:hAnsi="Times New Roman" w:cs="Times New Roman"/>
          <w:color w:val="000000" w:themeColor="text1"/>
        </w:rPr>
        <w:t xml:space="preserve"> by Sister </w:t>
      </w:r>
      <w:r w:rsidR="002440AA" w:rsidRPr="00294AA8">
        <w:rPr>
          <w:rFonts w:ascii="Times New Roman" w:hAnsi="Times New Roman" w:cs="Times New Roman"/>
          <w:color w:val="000000" w:themeColor="text1"/>
        </w:rPr>
        <w:lastRenderedPageBreak/>
        <w:t xml:space="preserve">Souljah to </w:t>
      </w:r>
      <w:r w:rsidR="00590662" w:rsidRPr="00294AA8">
        <w:rPr>
          <w:rFonts w:ascii="Times New Roman" w:hAnsi="Times New Roman" w:cs="Times New Roman"/>
          <w:color w:val="000000" w:themeColor="text1"/>
        </w:rPr>
        <w:t xml:space="preserve">standing classics </w:t>
      </w:r>
      <w:r w:rsidR="00A66CD8" w:rsidRPr="00294AA8">
        <w:rPr>
          <w:rFonts w:ascii="Times New Roman" w:hAnsi="Times New Roman" w:cs="Times New Roman"/>
          <w:color w:val="000000" w:themeColor="text1"/>
        </w:rPr>
        <w:t xml:space="preserve">like Ayn Rand’s </w:t>
      </w:r>
      <w:r w:rsidR="00A66CD8" w:rsidRPr="00294AA8">
        <w:rPr>
          <w:rFonts w:ascii="Times New Roman" w:hAnsi="Times New Roman" w:cs="Times New Roman"/>
          <w:i/>
          <w:iCs/>
          <w:color w:val="000000" w:themeColor="text1"/>
        </w:rPr>
        <w:t xml:space="preserve">The Fountainhead </w:t>
      </w:r>
      <w:r w:rsidR="00A40F3F" w:rsidRPr="00294AA8">
        <w:rPr>
          <w:rFonts w:ascii="Times New Roman" w:hAnsi="Times New Roman" w:cs="Times New Roman"/>
          <w:color w:val="000000" w:themeColor="text1"/>
        </w:rPr>
        <w:t>to little known, self-published</w:t>
      </w:r>
      <w:r w:rsidR="00206035" w:rsidRPr="00294AA8">
        <w:rPr>
          <w:rFonts w:ascii="Times New Roman" w:hAnsi="Times New Roman" w:cs="Times New Roman"/>
          <w:color w:val="000000" w:themeColor="text1"/>
        </w:rPr>
        <w:t xml:space="preserve"> </w:t>
      </w:r>
      <w:r w:rsidR="000E3569" w:rsidRPr="00294AA8">
        <w:rPr>
          <w:rFonts w:ascii="Times New Roman" w:hAnsi="Times New Roman" w:cs="Times New Roman"/>
          <w:color w:val="000000" w:themeColor="text1"/>
        </w:rPr>
        <w:t>collections of poetry.</w:t>
      </w:r>
      <w:r w:rsidR="00B25D3F" w:rsidRPr="00294AA8">
        <w:rPr>
          <w:rStyle w:val="EndnoteReference"/>
          <w:rFonts w:ascii="Times New Roman" w:hAnsi="Times New Roman" w:cs="Times New Roman"/>
          <w:color w:val="000000" w:themeColor="text1"/>
        </w:rPr>
        <w:endnoteReference w:id="3"/>
      </w:r>
      <w:r w:rsidR="00A40F3F" w:rsidRPr="00294AA8">
        <w:rPr>
          <w:rFonts w:ascii="Times New Roman" w:hAnsi="Times New Roman" w:cs="Times New Roman"/>
          <w:color w:val="000000" w:themeColor="text1"/>
        </w:rPr>
        <w:t xml:space="preserve"> </w:t>
      </w:r>
      <w:r w:rsidR="003D672E" w:rsidRPr="00294AA8">
        <w:rPr>
          <w:rFonts w:ascii="Times New Roman" w:hAnsi="Times New Roman" w:cs="Times New Roman"/>
          <w:color w:val="000000" w:themeColor="text1"/>
        </w:rPr>
        <w:t xml:space="preserve">Together, </w:t>
      </w:r>
      <w:r w:rsidR="00927E75" w:rsidRPr="00294AA8">
        <w:rPr>
          <w:rFonts w:ascii="Times New Roman" w:hAnsi="Times New Roman" w:cs="Times New Roman"/>
          <w:color w:val="000000" w:themeColor="text1"/>
        </w:rPr>
        <w:t xml:space="preserve">the </w:t>
      </w:r>
      <w:r w:rsidR="007540E2" w:rsidRPr="00294AA8">
        <w:rPr>
          <w:rFonts w:ascii="Times New Roman" w:hAnsi="Times New Roman" w:cs="Times New Roman"/>
          <w:color w:val="000000" w:themeColor="text1"/>
        </w:rPr>
        <w:t xml:space="preserve">database and </w:t>
      </w:r>
      <w:r w:rsidR="00997430" w:rsidRPr="00294AA8">
        <w:rPr>
          <w:rFonts w:ascii="Times New Roman" w:hAnsi="Times New Roman" w:cs="Times New Roman"/>
          <w:color w:val="000000" w:themeColor="text1"/>
        </w:rPr>
        <w:t xml:space="preserve">map of </w:t>
      </w:r>
      <w:r w:rsidR="00F822FE" w:rsidRPr="00294AA8">
        <w:rPr>
          <w:rFonts w:ascii="Times New Roman" w:hAnsi="Times New Roman" w:cs="Times New Roman"/>
          <w:color w:val="000000" w:themeColor="text1"/>
        </w:rPr>
        <w:t>titles</w:t>
      </w:r>
      <w:r w:rsidR="00997430" w:rsidRPr="00294AA8">
        <w:rPr>
          <w:rFonts w:ascii="Times New Roman" w:hAnsi="Times New Roman" w:cs="Times New Roman"/>
          <w:color w:val="000000" w:themeColor="text1"/>
        </w:rPr>
        <w:t xml:space="preserve"> </w:t>
      </w:r>
      <w:r w:rsidR="00F822FE" w:rsidRPr="00294AA8">
        <w:rPr>
          <w:rFonts w:ascii="Times New Roman" w:hAnsi="Times New Roman" w:cs="Times New Roman"/>
          <w:color w:val="000000" w:themeColor="text1"/>
        </w:rPr>
        <w:t xml:space="preserve">form a </w:t>
      </w:r>
      <w:r w:rsidR="000A3F13" w:rsidRPr="00294AA8">
        <w:rPr>
          <w:rFonts w:ascii="Times New Roman" w:hAnsi="Times New Roman" w:cs="Times New Roman"/>
          <w:color w:val="000000" w:themeColor="text1"/>
        </w:rPr>
        <w:t xml:space="preserve">strong collection: </w:t>
      </w:r>
      <w:r w:rsidR="00A24DB3" w:rsidRPr="00294AA8">
        <w:rPr>
          <w:rFonts w:ascii="Times New Roman" w:hAnsi="Times New Roman" w:cs="Times New Roman"/>
          <w:color w:val="000000" w:themeColor="text1"/>
        </w:rPr>
        <w:t>covering</w:t>
      </w:r>
      <w:r w:rsidR="0041038F" w:rsidRPr="00294AA8">
        <w:rPr>
          <w:rFonts w:ascii="Times New Roman" w:hAnsi="Times New Roman" w:cs="Times New Roman"/>
          <w:color w:val="000000" w:themeColor="text1"/>
        </w:rPr>
        <w:t xml:space="preserve"> eighty-two years, </w:t>
      </w:r>
      <w:r w:rsidR="00425749" w:rsidRPr="00294AA8">
        <w:rPr>
          <w:rFonts w:ascii="Times New Roman" w:hAnsi="Times New Roman" w:cs="Times New Roman"/>
          <w:color w:val="000000" w:themeColor="text1"/>
        </w:rPr>
        <w:t>author</w:t>
      </w:r>
      <w:r w:rsidR="00CD6D29" w:rsidRPr="00294AA8">
        <w:rPr>
          <w:rFonts w:ascii="Times New Roman" w:hAnsi="Times New Roman" w:cs="Times New Roman"/>
          <w:color w:val="000000" w:themeColor="text1"/>
        </w:rPr>
        <w:t>ed by</w:t>
      </w:r>
      <w:r w:rsidR="00425749" w:rsidRPr="00294AA8">
        <w:rPr>
          <w:rFonts w:ascii="Times New Roman" w:hAnsi="Times New Roman" w:cs="Times New Roman"/>
          <w:color w:val="000000" w:themeColor="text1"/>
        </w:rPr>
        <w:t xml:space="preserve"> </w:t>
      </w:r>
      <w:r w:rsidR="0041038F" w:rsidRPr="00294AA8">
        <w:rPr>
          <w:rFonts w:ascii="Times New Roman" w:hAnsi="Times New Roman" w:cs="Times New Roman"/>
          <w:color w:val="000000" w:themeColor="text1"/>
        </w:rPr>
        <w:t>multiple ethnicities</w:t>
      </w:r>
      <w:r w:rsidR="00FB3C22" w:rsidRPr="00294AA8">
        <w:rPr>
          <w:rFonts w:ascii="Times New Roman" w:hAnsi="Times New Roman" w:cs="Times New Roman"/>
          <w:color w:val="000000" w:themeColor="text1"/>
        </w:rPr>
        <w:t>,</w:t>
      </w:r>
      <w:r w:rsidR="0041038F" w:rsidRPr="00294AA8">
        <w:rPr>
          <w:rFonts w:ascii="Times New Roman" w:hAnsi="Times New Roman" w:cs="Times New Roman"/>
          <w:color w:val="000000" w:themeColor="text1"/>
        </w:rPr>
        <w:t xml:space="preserve"> and set across sixteen states</w:t>
      </w:r>
      <w:r w:rsidR="006C44FE" w:rsidRPr="00294AA8">
        <w:rPr>
          <w:rFonts w:ascii="Times New Roman" w:hAnsi="Times New Roman" w:cs="Times New Roman"/>
          <w:color w:val="000000" w:themeColor="text1"/>
        </w:rPr>
        <w:t>—and counting</w:t>
      </w:r>
      <w:r w:rsidR="0012178F" w:rsidRPr="00294AA8">
        <w:rPr>
          <w:rFonts w:ascii="Times New Roman" w:hAnsi="Times New Roman" w:cs="Times New Roman"/>
          <w:color w:val="000000" w:themeColor="text1"/>
        </w:rPr>
        <w:t>.</w:t>
      </w:r>
    </w:p>
    <w:p w14:paraId="1C1EF744" w14:textId="4D7CA9C1" w:rsidR="00D5437C" w:rsidRPr="00294AA8" w:rsidRDefault="00B625FA" w:rsidP="00C13059">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While </w:t>
      </w:r>
      <w:r w:rsidR="00FE1710" w:rsidRPr="00294AA8">
        <w:rPr>
          <w:rFonts w:ascii="Times New Roman" w:hAnsi="Times New Roman" w:cs="Times New Roman"/>
          <w:color w:val="000000" w:themeColor="text1"/>
        </w:rPr>
        <w:t xml:space="preserve">we include </w:t>
      </w:r>
      <w:r w:rsidR="0028652E" w:rsidRPr="00294AA8">
        <w:rPr>
          <w:rFonts w:ascii="Times New Roman" w:hAnsi="Times New Roman" w:cs="Times New Roman"/>
          <w:color w:val="000000" w:themeColor="text1"/>
        </w:rPr>
        <w:t xml:space="preserve">two </w:t>
      </w:r>
      <w:r w:rsidR="00EC307F" w:rsidRPr="00294AA8">
        <w:rPr>
          <w:rFonts w:ascii="Times New Roman" w:hAnsi="Times New Roman" w:cs="Times New Roman"/>
          <w:color w:val="000000" w:themeColor="text1"/>
        </w:rPr>
        <w:t>graphs</w:t>
      </w:r>
      <w:r w:rsidR="00FE1710" w:rsidRPr="00294AA8">
        <w:rPr>
          <w:rFonts w:ascii="Times New Roman" w:hAnsi="Times New Roman" w:cs="Times New Roman"/>
          <w:color w:val="000000" w:themeColor="text1"/>
        </w:rPr>
        <w:t xml:space="preserve"> </w:t>
      </w:r>
      <w:r w:rsidR="00831613" w:rsidRPr="00294AA8">
        <w:rPr>
          <w:rFonts w:ascii="Times New Roman" w:hAnsi="Times New Roman" w:cs="Times New Roman"/>
          <w:color w:val="000000" w:themeColor="text1"/>
        </w:rPr>
        <w:t xml:space="preserve">on the current version of the site indicating possibilities of the dataset, </w:t>
      </w:r>
      <w:r w:rsidR="00925B7A" w:rsidRPr="00294AA8">
        <w:rPr>
          <w:rFonts w:ascii="Times New Roman" w:hAnsi="Times New Roman" w:cs="Times New Roman"/>
          <w:color w:val="000000" w:themeColor="text1"/>
        </w:rPr>
        <w:t xml:space="preserve">we </w:t>
      </w:r>
      <w:r w:rsidR="00AC4664" w:rsidRPr="00294AA8">
        <w:rPr>
          <w:rFonts w:ascii="Times New Roman" w:hAnsi="Times New Roman" w:cs="Times New Roman"/>
          <w:color w:val="000000" w:themeColor="text1"/>
        </w:rPr>
        <w:t xml:space="preserve">intentionally withhold from </w:t>
      </w:r>
      <w:r w:rsidR="00577187" w:rsidRPr="00294AA8">
        <w:rPr>
          <w:rFonts w:ascii="Times New Roman" w:hAnsi="Times New Roman" w:cs="Times New Roman"/>
          <w:color w:val="000000" w:themeColor="text1"/>
        </w:rPr>
        <w:t>over-</w:t>
      </w:r>
      <w:r w:rsidR="00C83B5F" w:rsidRPr="00294AA8">
        <w:rPr>
          <w:rFonts w:ascii="Times New Roman" w:hAnsi="Times New Roman" w:cs="Times New Roman"/>
          <w:color w:val="000000" w:themeColor="text1"/>
        </w:rPr>
        <w:t xml:space="preserve">emphasizing </w:t>
      </w:r>
      <w:r w:rsidR="0073519E" w:rsidRPr="00294AA8">
        <w:rPr>
          <w:rFonts w:ascii="Times New Roman" w:hAnsi="Times New Roman" w:cs="Times New Roman"/>
          <w:color w:val="000000" w:themeColor="text1"/>
        </w:rPr>
        <w:t>th</w:t>
      </w:r>
      <w:r w:rsidR="000E3C07" w:rsidRPr="00294AA8">
        <w:rPr>
          <w:rFonts w:ascii="Times New Roman" w:hAnsi="Times New Roman" w:cs="Times New Roman"/>
          <w:color w:val="000000" w:themeColor="text1"/>
        </w:rPr>
        <w:t xml:space="preserve">e </w:t>
      </w:r>
      <w:r w:rsidR="00D87C80" w:rsidRPr="00294AA8">
        <w:rPr>
          <w:rFonts w:ascii="Times New Roman" w:hAnsi="Times New Roman" w:cs="Times New Roman"/>
          <w:color w:val="000000" w:themeColor="text1"/>
        </w:rPr>
        <w:t xml:space="preserve">instrumentality </w:t>
      </w:r>
      <w:r w:rsidR="001B5747" w:rsidRPr="00294AA8">
        <w:rPr>
          <w:rFonts w:ascii="Times New Roman" w:hAnsi="Times New Roman" w:cs="Times New Roman"/>
          <w:color w:val="000000" w:themeColor="text1"/>
        </w:rPr>
        <w:t xml:space="preserve">of this curated data. </w:t>
      </w:r>
      <w:r w:rsidR="00E10F7F" w:rsidRPr="00294AA8">
        <w:rPr>
          <w:rFonts w:ascii="Times New Roman" w:hAnsi="Times New Roman" w:cs="Times New Roman"/>
          <w:color w:val="000000" w:themeColor="text1"/>
        </w:rPr>
        <w:t xml:space="preserve">From the outset, </w:t>
      </w:r>
      <w:r w:rsidR="00281852" w:rsidRPr="00294AA8">
        <w:rPr>
          <w:rFonts w:ascii="Times New Roman" w:hAnsi="Times New Roman" w:cs="Times New Roman"/>
          <w:color w:val="000000" w:themeColor="text1"/>
        </w:rPr>
        <w:t xml:space="preserve">we </w:t>
      </w:r>
      <w:r w:rsidR="006A6EB5" w:rsidRPr="00294AA8">
        <w:rPr>
          <w:rFonts w:ascii="Times New Roman" w:hAnsi="Times New Roman" w:cs="Times New Roman"/>
          <w:color w:val="000000" w:themeColor="text1"/>
        </w:rPr>
        <w:t xml:space="preserve">have </w:t>
      </w:r>
      <w:r w:rsidR="003959E8" w:rsidRPr="00294AA8">
        <w:rPr>
          <w:rFonts w:ascii="Times New Roman" w:hAnsi="Times New Roman" w:cs="Times New Roman"/>
          <w:color w:val="000000" w:themeColor="text1"/>
        </w:rPr>
        <w:t>worked to</w:t>
      </w:r>
      <w:r w:rsidR="006453E6" w:rsidRPr="00294AA8">
        <w:rPr>
          <w:rFonts w:ascii="Times New Roman" w:hAnsi="Times New Roman" w:cs="Times New Roman"/>
          <w:color w:val="000000" w:themeColor="text1"/>
        </w:rPr>
        <w:t xml:space="preserve"> </w:t>
      </w:r>
      <w:r w:rsidR="004F0EC2" w:rsidRPr="00294AA8">
        <w:rPr>
          <w:rFonts w:ascii="Times New Roman" w:hAnsi="Times New Roman" w:cs="Times New Roman"/>
          <w:color w:val="000000" w:themeColor="text1"/>
        </w:rPr>
        <w:t>respect the historic marginalization of public housing communities and their vulnerability to visual disparagement</w:t>
      </w:r>
      <w:r w:rsidR="00502B82" w:rsidRPr="00294AA8">
        <w:rPr>
          <w:rFonts w:ascii="Times New Roman" w:hAnsi="Times New Roman" w:cs="Times New Roman"/>
          <w:color w:val="000000" w:themeColor="text1"/>
        </w:rPr>
        <w:t>,</w:t>
      </w:r>
      <w:r w:rsidR="005E7F28" w:rsidRPr="00294AA8">
        <w:rPr>
          <w:rFonts w:ascii="Times New Roman" w:hAnsi="Times New Roman" w:cs="Times New Roman"/>
          <w:color w:val="000000" w:themeColor="text1"/>
        </w:rPr>
        <w:t xml:space="preserve"> that is,</w:t>
      </w:r>
      <w:r w:rsidR="00A42FB0" w:rsidRPr="00294AA8">
        <w:rPr>
          <w:rFonts w:ascii="Times New Roman" w:hAnsi="Times New Roman" w:cs="Times New Roman"/>
          <w:color w:val="000000" w:themeColor="text1"/>
        </w:rPr>
        <w:t xml:space="preserve"> to work against </w:t>
      </w:r>
      <w:r w:rsidR="00701628" w:rsidRPr="00294AA8">
        <w:rPr>
          <w:rFonts w:ascii="Times New Roman" w:hAnsi="Times New Roman" w:cs="Times New Roman"/>
          <w:color w:val="000000" w:themeColor="text1"/>
        </w:rPr>
        <w:t xml:space="preserve">producing </w:t>
      </w:r>
      <w:r w:rsidR="00502B82" w:rsidRPr="00294AA8">
        <w:rPr>
          <w:rFonts w:ascii="Times New Roman" w:hAnsi="Times New Roman" w:cs="Times New Roman"/>
          <w:color w:val="000000" w:themeColor="text1"/>
        </w:rPr>
        <w:t xml:space="preserve">data </w:t>
      </w:r>
      <w:r w:rsidR="00701628" w:rsidRPr="00294AA8">
        <w:rPr>
          <w:rFonts w:ascii="Times New Roman" w:hAnsi="Times New Roman" w:cs="Times New Roman"/>
          <w:color w:val="000000" w:themeColor="text1"/>
        </w:rPr>
        <w:t xml:space="preserve">displays for “data’s sake.” </w:t>
      </w:r>
      <w:r w:rsidR="00AD355F" w:rsidRPr="00294AA8">
        <w:rPr>
          <w:rFonts w:ascii="Times New Roman" w:hAnsi="Times New Roman" w:cs="Times New Roman"/>
          <w:color w:val="000000" w:themeColor="text1"/>
        </w:rPr>
        <w:t>In this article</w:t>
      </w:r>
      <w:r w:rsidR="00D8145D" w:rsidRPr="00294AA8">
        <w:rPr>
          <w:rFonts w:ascii="Times New Roman" w:hAnsi="Times New Roman" w:cs="Times New Roman"/>
          <w:color w:val="000000" w:themeColor="text1"/>
        </w:rPr>
        <w:t xml:space="preserve">, we speak to </w:t>
      </w:r>
      <w:r w:rsidR="0029261B" w:rsidRPr="00294AA8">
        <w:rPr>
          <w:rFonts w:ascii="Times New Roman" w:hAnsi="Times New Roman" w:cs="Times New Roman"/>
          <w:color w:val="000000" w:themeColor="text1"/>
        </w:rPr>
        <w:t xml:space="preserve">the </w:t>
      </w:r>
      <w:r w:rsidR="0012635B" w:rsidRPr="00294AA8">
        <w:rPr>
          <w:rFonts w:ascii="Times New Roman" w:hAnsi="Times New Roman" w:cs="Times New Roman"/>
          <w:color w:val="000000" w:themeColor="text1"/>
        </w:rPr>
        <w:t xml:space="preserve">ethics of </w:t>
      </w:r>
      <w:r w:rsidR="00073169" w:rsidRPr="00294AA8">
        <w:rPr>
          <w:rFonts w:ascii="Times New Roman" w:hAnsi="Times New Roman" w:cs="Times New Roman"/>
          <w:color w:val="000000" w:themeColor="text1"/>
        </w:rPr>
        <w:t>“black digital practice”</w:t>
      </w:r>
      <w:r w:rsidR="00F5315F" w:rsidRPr="00294AA8">
        <w:rPr>
          <w:rFonts w:ascii="Times New Roman" w:hAnsi="Times New Roman" w:cs="Times New Roman"/>
          <w:color w:val="000000" w:themeColor="text1"/>
        </w:rPr>
        <w:t xml:space="preserve">—as Jessica Marie Johnson </w:t>
      </w:r>
      <w:r w:rsidR="00A86E3F" w:rsidRPr="00294AA8">
        <w:rPr>
          <w:rFonts w:ascii="Times New Roman" w:hAnsi="Times New Roman" w:cs="Times New Roman"/>
          <w:color w:val="000000" w:themeColor="text1"/>
        </w:rPr>
        <w:t xml:space="preserve">(2018) </w:t>
      </w:r>
      <w:r w:rsidR="00F5315F" w:rsidRPr="00294AA8">
        <w:rPr>
          <w:rFonts w:ascii="Times New Roman" w:hAnsi="Times New Roman" w:cs="Times New Roman"/>
          <w:color w:val="000000" w:themeColor="text1"/>
        </w:rPr>
        <w:t>defines it</w:t>
      </w:r>
      <w:r w:rsidR="00892DA4" w:rsidRPr="00294AA8">
        <w:rPr>
          <w:rStyle w:val="EndnoteReference"/>
          <w:rFonts w:ascii="Times New Roman" w:hAnsi="Times New Roman" w:cs="Times New Roman"/>
          <w:color w:val="000000" w:themeColor="text1"/>
        </w:rPr>
        <w:endnoteReference w:id="4"/>
      </w:r>
      <w:r w:rsidR="007B5278" w:rsidRPr="00294AA8">
        <w:rPr>
          <w:rFonts w:ascii="Times New Roman" w:hAnsi="Times New Roman" w:cs="Times New Roman"/>
          <w:color w:val="000000" w:themeColor="text1"/>
        </w:rPr>
        <w:t>—a</w:t>
      </w:r>
      <w:r w:rsidR="00F04D25" w:rsidRPr="00294AA8">
        <w:rPr>
          <w:rFonts w:ascii="Times New Roman" w:hAnsi="Times New Roman" w:cs="Times New Roman"/>
          <w:color w:val="000000" w:themeColor="text1"/>
        </w:rPr>
        <w:t>s</w:t>
      </w:r>
      <w:r w:rsidR="007E42ED" w:rsidRPr="00294AA8">
        <w:rPr>
          <w:rFonts w:ascii="Times New Roman" w:hAnsi="Times New Roman" w:cs="Times New Roman"/>
          <w:color w:val="000000" w:themeColor="text1"/>
        </w:rPr>
        <w:t xml:space="preserve"> </w:t>
      </w:r>
      <w:r w:rsidR="00B768CA" w:rsidRPr="00294AA8">
        <w:rPr>
          <w:rFonts w:ascii="Times New Roman" w:hAnsi="Times New Roman" w:cs="Times New Roman"/>
          <w:color w:val="000000" w:themeColor="text1"/>
        </w:rPr>
        <w:t>a guidepost</w:t>
      </w:r>
      <w:r w:rsidR="00172927" w:rsidRPr="00294AA8">
        <w:rPr>
          <w:rFonts w:ascii="Times New Roman" w:hAnsi="Times New Roman" w:cs="Times New Roman"/>
          <w:color w:val="000000" w:themeColor="text1"/>
        </w:rPr>
        <w:t xml:space="preserve">. </w:t>
      </w:r>
      <w:r w:rsidR="00293211" w:rsidRPr="00294AA8">
        <w:rPr>
          <w:rFonts w:ascii="Times New Roman" w:hAnsi="Times New Roman" w:cs="Times New Roman"/>
          <w:color w:val="000000" w:themeColor="text1"/>
        </w:rPr>
        <w:t xml:space="preserve">Even though </w:t>
      </w:r>
      <w:r w:rsidR="00A11DA4" w:rsidRPr="00294AA8">
        <w:rPr>
          <w:rFonts w:ascii="Times New Roman" w:hAnsi="Times New Roman" w:cs="Times New Roman"/>
          <w:color w:val="000000" w:themeColor="text1"/>
        </w:rPr>
        <w:t xml:space="preserve">public housing rests on </w:t>
      </w:r>
      <w:r w:rsidR="000F342B" w:rsidRPr="00294AA8">
        <w:rPr>
          <w:rFonts w:ascii="Times New Roman" w:hAnsi="Times New Roman" w:cs="Times New Roman"/>
          <w:color w:val="000000" w:themeColor="text1"/>
        </w:rPr>
        <w:t>indigenous</w:t>
      </w:r>
      <w:r w:rsidR="00A11DA4" w:rsidRPr="00294AA8">
        <w:rPr>
          <w:rFonts w:ascii="Times New Roman" w:hAnsi="Times New Roman" w:cs="Times New Roman"/>
          <w:color w:val="000000" w:themeColor="text1"/>
        </w:rPr>
        <w:t xml:space="preserve"> </w:t>
      </w:r>
      <w:r w:rsidR="000A61FC" w:rsidRPr="00294AA8">
        <w:rPr>
          <w:rFonts w:ascii="Times New Roman" w:hAnsi="Times New Roman" w:cs="Times New Roman"/>
          <w:color w:val="000000" w:themeColor="text1"/>
        </w:rPr>
        <w:t>land</w:t>
      </w:r>
      <w:r w:rsidR="00C825F4" w:rsidRPr="00294AA8">
        <w:rPr>
          <w:rFonts w:ascii="Times New Roman" w:hAnsi="Times New Roman" w:cs="Times New Roman"/>
          <w:color w:val="000000" w:themeColor="text1"/>
        </w:rPr>
        <w:t xml:space="preserve">, </w:t>
      </w:r>
      <w:r w:rsidR="000A61FC" w:rsidRPr="00294AA8">
        <w:rPr>
          <w:rFonts w:ascii="Times New Roman" w:hAnsi="Times New Roman" w:cs="Times New Roman"/>
          <w:color w:val="000000" w:themeColor="text1"/>
        </w:rPr>
        <w:t xml:space="preserve">in </w:t>
      </w:r>
      <w:r w:rsidR="000F342B" w:rsidRPr="00294AA8">
        <w:rPr>
          <w:rFonts w:ascii="Times New Roman" w:hAnsi="Times New Roman" w:cs="Times New Roman"/>
          <w:color w:val="000000" w:themeColor="text1"/>
        </w:rPr>
        <w:t xml:space="preserve">rural </w:t>
      </w:r>
      <w:r w:rsidR="00DE0843" w:rsidRPr="00294AA8">
        <w:rPr>
          <w:rFonts w:ascii="Times New Roman" w:hAnsi="Times New Roman" w:cs="Times New Roman"/>
          <w:color w:val="000000" w:themeColor="text1"/>
        </w:rPr>
        <w:t>counties</w:t>
      </w:r>
      <w:r w:rsidR="00D242B6" w:rsidRPr="00294AA8">
        <w:rPr>
          <w:rFonts w:ascii="Times New Roman" w:hAnsi="Times New Roman" w:cs="Times New Roman"/>
          <w:color w:val="000000" w:themeColor="text1"/>
        </w:rPr>
        <w:t xml:space="preserve"> (which in America we code as white),</w:t>
      </w:r>
      <w:r w:rsidR="00C825F4" w:rsidRPr="00294AA8">
        <w:rPr>
          <w:rFonts w:ascii="Times New Roman" w:hAnsi="Times New Roman" w:cs="Times New Roman"/>
          <w:color w:val="000000" w:themeColor="text1"/>
        </w:rPr>
        <w:t xml:space="preserve"> and </w:t>
      </w:r>
      <w:r w:rsidR="009C31BC" w:rsidRPr="00294AA8">
        <w:rPr>
          <w:rFonts w:ascii="Times New Roman" w:hAnsi="Times New Roman" w:cs="Times New Roman"/>
          <w:color w:val="000000" w:themeColor="text1"/>
        </w:rPr>
        <w:t xml:space="preserve">as </w:t>
      </w:r>
      <w:r w:rsidR="0048298F" w:rsidRPr="00294AA8">
        <w:rPr>
          <w:rFonts w:ascii="Times New Roman" w:hAnsi="Times New Roman" w:cs="Times New Roman"/>
          <w:color w:val="000000" w:themeColor="text1"/>
        </w:rPr>
        <w:t xml:space="preserve">scattered sites of </w:t>
      </w:r>
      <w:r w:rsidR="00217AA8" w:rsidRPr="00294AA8">
        <w:rPr>
          <w:rFonts w:ascii="Times New Roman" w:hAnsi="Times New Roman" w:cs="Times New Roman"/>
          <w:color w:val="000000" w:themeColor="text1"/>
        </w:rPr>
        <w:t xml:space="preserve">townhome </w:t>
      </w:r>
      <w:r w:rsidR="009C31BC" w:rsidRPr="00294AA8">
        <w:rPr>
          <w:rFonts w:ascii="Times New Roman" w:hAnsi="Times New Roman" w:cs="Times New Roman"/>
          <w:color w:val="000000" w:themeColor="text1"/>
        </w:rPr>
        <w:t>developments</w:t>
      </w:r>
      <w:r w:rsidR="00C825F4" w:rsidRPr="00294AA8">
        <w:rPr>
          <w:rFonts w:ascii="Times New Roman" w:hAnsi="Times New Roman" w:cs="Times New Roman"/>
          <w:color w:val="000000" w:themeColor="text1"/>
        </w:rPr>
        <w:t>,</w:t>
      </w:r>
      <w:r w:rsidR="00D242B6" w:rsidRPr="00294AA8">
        <w:rPr>
          <w:rFonts w:ascii="Times New Roman" w:hAnsi="Times New Roman" w:cs="Times New Roman"/>
          <w:color w:val="000000" w:themeColor="text1"/>
        </w:rPr>
        <w:t xml:space="preserve"> </w:t>
      </w:r>
      <w:r w:rsidR="008827C0" w:rsidRPr="00294AA8">
        <w:rPr>
          <w:rFonts w:ascii="Times New Roman" w:hAnsi="Times New Roman" w:cs="Times New Roman"/>
          <w:color w:val="000000" w:themeColor="text1"/>
        </w:rPr>
        <w:t>it is</w:t>
      </w:r>
      <w:r w:rsidR="00D87790" w:rsidRPr="00294AA8">
        <w:rPr>
          <w:rFonts w:ascii="Times New Roman" w:hAnsi="Times New Roman" w:cs="Times New Roman"/>
          <w:color w:val="000000" w:themeColor="text1"/>
        </w:rPr>
        <w:t xml:space="preserve"> </w:t>
      </w:r>
      <w:r w:rsidR="00900590" w:rsidRPr="00294AA8">
        <w:rPr>
          <w:rFonts w:ascii="Times New Roman" w:hAnsi="Times New Roman" w:cs="Times New Roman"/>
          <w:color w:val="000000" w:themeColor="text1"/>
        </w:rPr>
        <w:t xml:space="preserve">its </w:t>
      </w:r>
      <w:r w:rsidR="0018721C" w:rsidRPr="00294AA8">
        <w:rPr>
          <w:rFonts w:ascii="Times New Roman" w:hAnsi="Times New Roman" w:cs="Times New Roman"/>
          <w:color w:val="000000" w:themeColor="text1"/>
        </w:rPr>
        <w:t>high-rise</w:t>
      </w:r>
      <w:r w:rsidR="00710FF3" w:rsidRPr="00294AA8">
        <w:rPr>
          <w:rFonts w:ascii="Times New Roman" w:hAnsi="Times New Roman" w:cs="Times New Roman"/>
          <w:color w:val="000000" w:themeColor="text1"/>
        </w:rPr>
        <w:t xml:space="preserve"> </w:t>
      </w:r>
      <w:r w:rsidR="00900590" w:rsidRPr="00294AA8">
        <w:rPr>
          <w:rFonts w:ascii="Times New Roman" w:hAnsi="Times New Roman" w:cs="Times New Roman"/>
          <w:color w:val="000000" w:themeColor="text1"/>
        </w:rPr>
        <w:t>formations</w:t>
      </w:r>
      <w:r w:rsidR="00CD3747" w:rsidRPr="00294AA8">
        <w:rPr>
          <w:rFonts w:ascii="Times New Roman" w:hAnsi="Times New Roman" w:cs="Times New Roman"/>
          <w:color w:val="000000" w:themeColor="text1"/>
        </w:rPr>
        <w:t xml:space="preserve"> in </w:t>
      </w:r>
      <w:r w:rsidR="00B26C4C" w:rsidRPr="00294AA8">
        <w:rPr>
          <w:rFonts w:ascii="Times New Roman" w:hAnsi="Times New Roman" w:cs="Times New Roman"/>
          <w:color w:val="000000" w:themeColor="text1"/>
        </w:rPr>
        <w:t>city centers</w:t>
      </w:r>
      <w:r w:rsidR="00900590" w:rsidRPr="00294AA8">
        <w:rPr>
          <w:rFonts w:ascii="Times New Roman" w:hAnsi="Times New Roman" w:cs="Times New Roman"/>
          <w:color w:val="000000" w:themeColor="text1"/>
        </w:rPr>
        <w:t xml:space="preserve"> </w:t>
      </w:r>
      <w:r w:rsidR="00AD7907" w:rsidRPr="00294AA8">
        <w:rPr>
          <w:rFonts w:ascii="Times New Roman" w:hAnsi="Times New Roman" w:cs="Times New Roman"/>
          <w:color w:val="000000" w:themeColor="text1"/>
        </w:rPr>
        <w:t xml:space="preserve">that </w:t>
      </w:r>
      <w:r w:rsidR="00900590" w:rsidRPr="00294AA8">
        <w:rPr>
          <w:rFonts w:ascii="Times New Roman" w:hAnsi="Times New Roman" w:cs="Times New Roman"/>
          <w:color w:val="000000" w:themeColor="text1"/>
        </w:rPr>
        <w:t xml:space="preserve">have been </w:t>
      </w:r>
      <w:r w:rsidR="00C815CC" w:rsidRPr="00294AA8">
        <w:rPr>
          <w:rFonts w:ascii="Times New Roman" w:hAnsi="Times New Roman" w:cs="Times New Roman"/>
          <w:color w:val="000000" w:themeColor="text1"/>
        </w:rPr>
        <w:t xml:space="preserve">compared to </w:t>
      </w:r>
      <w:r w:rsidR="006C27EC" w:rsidRPr="00294AA8">
        <w:rPr>
          <w:rFonts w:ascii="Times New Roman" w:hAnsi="Times New Roman" w:cs="Times New Roman"/>
          <w:color w:val="000000" w:themeColor="text1"/>
        </w:rPr>
        <w:t>the</w:t>
      </w:r>
      <w:r w:rsidR="00C815CC" w:rsidRPr="00294AA8">
        <w:rPr>
          <w:rFonts w:ascii="Times New Roman" w:hAnsi="Times New Roman" w:cs="Times New Roman"/>
          <w:color w:val="000000" w:themeColor="text1"/>
        </w:rPr>
        <w:t xml:space="preserve"> Brook</w:t>
      </w:r>
      <w:r w:rsidR="00567F21" w:rsidRPr="00294AA8">
        <w:rPr>
          <w:rFonts w:ascii="Times New Roman" w:hAnsi="Times New Roman" w:cs="Times New Roman"/>
          <w:color w:val="000000" w:themeColor="text1"/>
        </w:rPr>
        <w:t>e</w:t>
      </w:r>
      <w:r w:rsidR="00C815CC" w:rsidRPr="00294AA8">
        <w:rPr>
          <w:rFonts w:ascii="Times New Roman" w:hAnsi="Times New Roman" w:cs="Times New Roman"/>
          <w:color w:val="000000" w:themeColor="text1"/>
        </w:rPr>
        <w:t>s diagram.</w:t>
      </w:r>
      <w:r w:rsidR="00C815CC" w:rsidRPr="00294AA8">
        <w:rPr>
          <w:rStyle w:val="EndnoteReference"/>
          <w:rFonts w:ascii="Times New Roman" w:hAnsi="Times New Roman" w:cs="Times New Roman"/>
          <w:color w:val="000000" w:themeColor="text1"/>
        </w:rPr>
        <w:endnoteReference w:id="5"/>
      </w:r>
      <w:r w:rsidR="0018721C" w:rsidRPr="00294AA8">
        <w:rPr>
          <w:rFonts w:ascii="Times New Roman" w:hAnsi="Times New Roman" w:cs="Times New Roman"/>
          <w:color w:val="000000" w:themeColor="text1"/>
        </w:rPr>
        <w:t xml:space="preserve"> </w:t>
      </w:r>
      <w:r w:rsidR="00647CBF" w:rsidRPr="00294AA8">
        <w:rPr>
          <w:rFonts w:ascii="Times New Roman" w:hAnsi="Times New Roman" w:cs="Times New Roman"/>
          <w:color w:val="000000" w:themeColor="text1"/>
        </w:rPr>
        <w:t xml:space="preserve">Invoking </w:t>
      </w:r>
      <w:r w:rsidR="007B1932" w:rsidRPr="00294AA8">
        <w:rPr>
          <w:rFonts w:ascii="Times New Roman" w:hAnsi="Times New Roman" w:cs="Times New Roman"/>
          <w:color w:val="000000" w:themeColor="text1"/>
        </w:rPr>
        <w:t xml:space="preserve">slavery as a visual sign chain </w:t>
      </w:r>
      <w:r w:rsidR="007A1168" w:rsidRPr="00294AA8">
        <w:rPr>
          <w:rFonts w:ascii="Times New Roman" w:hAnsi="Times New Roman" w:cs="Times New Roman"/>
          <w:color w:val="000000" w:themeColor="text1"/>
        </w:rPr>
        <w:t xml:space="preserve">for public housing </w:t>
      </w:r>
      <w:r w:rsidR="003D60BC" w:rsidRPr="00294AA8">
        <w:rPr>
          <w:rFonts w:ascii="Times New Roman" w:hAnsi="Times New Roman" w:cs="Times New Roman"/>
          <w:color w:val="000000" w:themeColor="text1"/>
        </w:rPr>
        <w:t xml:space="preserve">has </w:t>
      </w:r>
      <w:r w:rsidR="005F60F2" w:rsidRPr="00294AA8">
        <w:rPr>
          <w:rFonts w:ascii="Times New Roman" w:hAnsi="Times New Roman" w:cs="Times New Roman"/>
          <w:color w:val="000000" w:themeColor="text1"/>
        </w:rPr>
        <w:t xml:space="preserve">served to denigrate </w:t>
      </w:r>
      <w:r w:rsidR="003954F4" w:rsidRPr="00294AA8">
        <w:rPr>
          <w:rFonts w:ascii="Times New Roman" w:hAnsi="Times New Roman" w:cs="Times New Roman"/>
          <w:color w:val="000000" w:themeColor="text1"/>
        </w:rPr>
        <w:t xml:space="preserve">its viability as </w:t>
      </w:r>
      <w:proofErr w:type="spellStart"/>
      <w:r w:rsidR="003954F4" w:rsidRPr="00294AA8">
        <w:rPr>
          <w:rFonts w:ascii="Times New Roman" w:hAnsi="Times New Roman" w:cs="Times New Roman"/>
          <w:color w:val="000000" w:themeColor="text1"/>
        </w:rPr>
        <w:t>homespace</w:t>
      </w:r>
      <w:proofErr w:type="spellEnd"/>
      <w:r w:rsidR="003C4ADF" w:rsidRPr="00294AA8">
        <w:rPr>
          <w:rFonts w:ascii="Times New Roman" w:hAnsi="Times New Roman" w:cs="Times New Roman"/>
          <w:color w:val="000000" w:themeColor="text1"/>
        </w:rPr>
        <w:t xml:space="preserve">, </w:t>
      </w:r>
      <w:r w:rsidR="008B1202" w:rsidRPr="00294AA8">
        <w:rPr>
          <w:rFonts w:ascii="Times New Roman" w:hAnsi="Times New Roman" w:cs="Times New Roman"/>
          <w:color w:val="000000" w:themeColor="text1"/>
        </w:rPr>
        <w:t xml:space="preserve">with </w:t>
      </w:r>
      <w:r w:rsidR="00AA2466" w:rsidRPr="00294AA8">
        <w:rPr>
          <w:rFonts w:ascii="Times New Roman" w:hAnsi="Times New Roman" w:cs="Times New Roman"/>
          <w:color w:val="000000" w:themeColor="text1"/>
        </w:rPr>
        <w:t xml:space="preserve">this iconography often standing in as evidence of </w:t>
      </w:r>
      <w:r w:rsidR="007A2DF4" w:rsidRPr="00294AA8">
        <w:rPr>
          <w:rFonts w:ascii="Times New Roman" w:hAnsi="Times New Roman" w:cs="Times New Roman"/>
          <w:color w:val="000000" w:themeColor="text1"/>
        </w:rPr>
        <w:t xml:space="preserve">the </w:t>
      </w:r>
      <w:r w:rsidR="005264F5" w:rsidRPr="00294AA8">
        <w:rPr>
          <w:rFonts w:ascii="Times New Roman" w:hAnsi="Times New Roman" w:cs="Times New Roman"/>
          <w:color w:val="000000" w:themeColor="text1"/>
        </w:rPr>
        <w:t>victimization</w:t>
      </w:r>
      <w:r w:rsidR="00D87C1A" w:rsidRPr="00294AA8">
        <w:rPr>
          <w:rFonts w:ascii="Times New Roman" w:hAnsi="Times New Roman" w:cs="Times New Roman"/>
          <w:color w:val="000000" w:themeColor="text1"/>
        </w:rPr>
        <w:t xml:space="preserve"> or, alternately, the</w:t>
      </w:r>
      <w:r w:rsidR="005264F5" w:rsidRPr="00294AA8">
        <w:rPr>
          <w:rFonts w:ascii="Times New Roman" w:hAnsi="Times New Roman" w:cs="Times New Roman"/>
          <w:color w:val="000000" w:themeColor="text1"/>
        </w:rPr>
        <w:t xml:space="preserve"> nihilism</w:t>
      </w:r>
      <w:r w:rsidR="00D87C1A" w:rsidRPr="00294AA8">
        <w:rPr>
          <w:rFonts w:ascii="Times New Roman" w:hAnsi="Times New Roman" w:cs="Times New Roman"/>
          <w:color w:val="000000" w:themeColor="text1"/>
        </w:rPr>
        <w:t xml:space="preserve"> of residents</w:t>
      </w:r>
      <w:r w:rsidR="00B11895" w:rsidRPr="00294AA8">
        <w:rPr>
          <w:rFonts w:ascii="Times New Roman" w:hAnsi="Times New Roman" w:cs="Times New Roman"/>
          <w:color w:val="000000" w:themeColor="text1"/>
        </w:rPr>
        <w:t xml:space="preserve">, </w:t>
      </w:r>
      <w:r w:rsidR="00CD5135" w:rsidRPr="00294AA8">
        <w:rPr>
          <w:rFonts w:ascii="Times New Roman" w:hAnsi="Times New Roman" w:cs="Times New Roman"/>
          <w:color w:val="000000" w:themeColor="text1"/>
        </w:rPr>
        <w:t xml:space="preserve">displacing </w:t>
      </w:r>
      <w:r w:rsidR="004E27AE" w:rsidRPr="00294AA8">
        <w:rPr>
          <w:rFonts w:ascii="Times New Roman" w:hAnsi="Times New Roman" w:cs="Times New Roman"/>
          <w:color w:val="000000" w:themeColor="text1"/>
        </w:rPr>
        <w:t>socio</w:t>
      </w:r>
      <w:r w:rsidR="00BC2B4F" w:rsidRPr="00294AA8">
        <w:rPr>
          <w:rFonts w:ascii="Times New Roman" w:hAnsi="Times New Roman" w:cs="Times New Roman"/>
          <w:color w:val="000000" w:themeColor="text1"/>
        </w:rPr>
        <w:t>economic</w:t>
      </w:r>
      <w:r w:rsidR="004E27AE" w:rsidRPr="00294AA8">
        <w:rPr>
          <w:rFonts w:ascii="Times New Roman" w:hAnsi="Times New Roman" w:cs="Times New Roman"/>
          <w:color w:val="000000" w:themeColor="text1"/>
        </w:rPr>
        <w:t xml:space="preserve"> neglect onto </w:t>
      </w:r>
      <w:r w:rsidR="009B4276" w:rsidRPr="00294AA8">
        <w:rPr>
          <w:rFonts w:ascii="Times New Roman" w:hAnsi="Times New Roman" w:cs="Times New Roman"/>
          <w:color w:val="000000" w:themeColor="text1"/>
        </w:rPr>
        <w:t xml:space="preserve">allegations of </w:t>
      </w:r>
      <w:r w:rsidR="00B74E22" w:rsidRPr="00294AA8">
        <w:rPr>
          <w:rFonts w:ascii="Times New Roman" w:hAnsi="Times New Roman" w:cs="Times New Roman"/>
          <w:color w:val="000000" w:themeColor="text1"/>
        </w:rPr>
        <w:t>a culture of poverty.</w:t>
      </w:r>
      <w:r w:rsidR="00531B4C" w:rsidRPr="00294AA8">
        <w:rPr>
          <w:rStyle w:val="EndnoteReference"/>
          <w:rFonts w:ascii="Times New Roman" w:hAnsi="Times New Roman" w:cs="Times New Roman"/>
          <w:color w:val="000000" w:themeColor="text1"/>
        </w:rPr>
        <w:endnoteReference w:id="6"/>
      </w:r>
      <w:r w:rsidR="00B74E22" w:rsidRPr="00294AA8">
        <w:rPr>
          <w:rFonts w:ascii="Times New Roman" w:hAnsi="Times New Roman" w:cs="Times New Roman"/>
          <w:color w:val="000000" w:themeColor="text1"/>
        </w:rPr>
        <w:t xml:space="preserve"> </w:t>
      </w:r>
      <w:r w:rsidR="007358F7" w:rsidRPr="00294AA8">
        <w:rPr>
          <w:rFonts w:ascii="Times New Roman" w:hAnsi="Times New Roman" w:cs="Times New Roman"/>
          <w:color w:val="000000" w:themeColor="text1"/>
        </w:rPr>
        <w:t xml:space="preserve"> </w:t>
      </w:r>
      <w:r w:rsidR="00DF36F6" w:rsidRPr="00294AA8">
        <w:rPr>
          <w:rFonts w:ascii="Times New Roman" w:hAnsi="Times New Roman" w:cs="Times New Roman"/>
          <w:color w:val="000000" w:themeColor="text1"/>
        </w:rPr>
        <w:t>A</w:t>
      </w:r>
      <w:r w:rsidR="00567F21" w:rsidRPr="00294AA8">
        <w:rPr>
          <w:rFonts w:ascii="Times New Roman" w:hAnsi="Times New Roman" w:cs="Times New Roman"/>
          <w:color w:val="000000" w:themeColor="text1"/>
        </w:rPr>
        <w:t>s Johnson argues, a</w:t>
      </w:r>
      <w:r w:rsidR="00F55A3C" w:rsidRPr="00294AA8">
        <w:rPr>
          <w:rFonts w:ascii="Times New Roman" w:hAnsi="Times New Roman" w:cs="Times New Roman"/>
          <w:color w:val="000000" w:themeColor="text1"/>
        </w:rPr>
        <w:t xml:space="preserve">ny effort </w:t>
      </w:r>
      <w:r w:rsidR="00DF36F6" w:rsidRPr="00294AA8">
        <w:rPr>
          <w:rFonts w:ascii="Times New Roman" w:hAnsi="Times New Roman" w:cs="Times New Roman"/>
          <w:color w:val="000000" w:themeColor="text1"/>
        </w:rPr>
        <w:t>at</w:t>
      </w:r>
      <w:r w:rsidR="00F55A3C" w:rsidRPr="00294AA8">
        <w:rPr>
          <w:rFonts w:ascii="Times New Roman" w:hAnsi="Times New Roman" w:cs="Times New Roman"/>
          <w:color w:val="000000" w:themeColor="text1"/>
        </w:rPr>
        <w:t xml:space="preserve"> accounting for </w:t>
      </w:r>
      <w:r w:rsidR="000F00E2" w:rsidRPr="00294AA8">
        <w:rPr>
          <w:rFonts w:ascii="Times New Roman" w:hAnsi="Times New Roman" w:cs="Times New Roman"/>
          <w:color w:val="000000" w:themeColor="text1"/>
        </w:rPr>
        <w:t xml:space="preserve">black life in a digitized space </w:t>
      </w:r>
      <w:r w:rsidR="00FA3C22" w:rsidRPr="00294AA8">
        <w:rPr>
          <w:rFonts w:ascii="Times New Roman" w:hAnsi="Times New Roman" w:cs="Times New Roman"/>
          <w:color w:val="000000" w:themeColor="text1"/>
        </w:rPr>
        <w:t xml:space="preserve">stands the </w:t>
      </w:r>
      <w:r w:rsidR="008823AC" w:rsidRPr="00294AA8">
        <w:rPr>
          <w:rFonts w:ascii="Times New Roman" w:hAnsi="Times New Roman" w:cs="Times New Roman"/>
          <w:color w:val="000000" w:themeColor="text1"/>
        </w:rPr>
        <w:t xml:space="preserve">risk of rehearsing </w:t>
      </w:r>
      <w:r w:rsidR="00FA3C22" w:rsidRPr="00294AA8">
        <w:rPr>
          <w:rFonts w:ascii="Times New Roman" w:hAnsi="Times New Roman" w:cs="Times New Roman"/>
          <w:color w:val="000000" w:themeColor="text1"/>
        </w:rPr>
        <w:t xml:space="preserve">the ontological </w:t>
      </w:r>
      <w:r w:rsidR="00E71D7B" w:rsidRPr="00294AA8">
        <w:rPr>
          <w:rFonts w:ascii="Times New Roman" w:hAnsi="Times New Roman" w:cs="Times New Roman"/>
          <w:color w:val="000000" w:themeColor="text1"/>
        </w:rPr>
        <w:t>violence</w:t>
      </w:r>
      <w:r w:rsidR="00932853" w:rsidRPr="00294AA8">
        <w:rPr>
          <w:rFonts w:ascii="Times New Roman" w:hAnsi="Times New Roman" w:cs="Times New Roman"/>
          <w:color w:val="000000" w:themeColor="text1"/>
        </w:rPr>
        <w:t xml:space="preserve"> of </w:t>
      </w:r>
      <w:r w:rsidR="00825151" w:rsidRPr="00294AA8">
        <w:rPr>
          <w:rFonts w:ascii="Times New Roman" w:hAnsi="Times New Roman" w:cs="Times New Roman"/>
          <w:color w:val="000000" w:themeColor="text1"/>
        </w:rPr>
        <w:t xml:space="preserve">data collection during </w:t>
      </w:r>
      <w:r w:rsidR="00E71D7B" w:rsidRPr="00294AA8">
        <w:rPr>
          <w:rFonts w:ascii="Times New Roman" w:hAnsi="Times New Roman" w:cs="Times New Roman"/>
          <w:color w:val="000000" w:themeColor="text1"/>
        </w:rPr>
        <w:t>the Middle Passage</w:t>
      </w:r>
      <w:r w:rsidR="00D53C91" w:rsidRPr="00294AA8">
        <w:rPr>
          <w:rFonts w:ascii="Times New Roman" w:hAnsi="Times New Roman" w:cs="Times New Roman"/>
          <w:color w:val="000000" w:themeColor="text1"/>
        </w:rPr>
        <w:t xml:space="preserve"> and </w:t>
      </w:r>
      <w:r w:rsidR="005D2B66" w:rsidRPr="00294AA8">
        <w:rPr>
          <w:rFonts w:ascii="Times New Roman" w:hAnsi="Times New Roman" w:cs="Times New Roman"/>
          <w:color w:val="000000" w:themeColor="text1"/>
        </w:rPr>
        <w:t>the slavery era</w:t>
      </w:r>
      <w:r w:rsidR="00206199" w:rsidRPr="00294AA8">
        <w:rPr>
          <w:rFonts w:ascii="Times New Roman" w:hAnsi="Times New Roman" w:cs="Times New Roman"/>
          <w:color w:val="000000" w:themeColor="text1"/>
        </w:rPr>
        <w:t xml:space="preserve"> when humanity was sublimated to use value</w:t>
      </w:r>
      <w:r w:rsidR="008823AC" w:rsidRPr="00294AA8">
        <w:rPr>
          <w:rFonts w:ascii="Times New Roman" w:hAnsi="Times New Roman" w:cs="Times New Roman"/>
          <w:color w:val="000000" w:themeColor="text1"/>
        </w:rPr>
        <w:t xml:space="preserve">. </w:t>
      </w:r>
      <w:r w:rsidR="0083239F" w:rsidRPr="00294AA8">
        <w:rPr>
          <w:rFonts w:ascii="Times New Roman" w:hAnsi="Times New Roman" w:cs="Times New Roman"/>
          <w:color w:val="000000" w:themeColor="text1"/>
        </w:rPr>
        <w:t xml:space="preserve">We extend this </w:t>
      </w:r>
      <w:r w:rsidR="003954F4" w:rsidRPr="00294AA8">
        <w:rPr>
          <w:rFonts w:ascii="Times New Roman" w:hAnsi="Times New Roman" w:cs="Times New Roman"/>
          <w:color w:val="000000" w:themeColor="text1"/>
        </w:rPr>
        <w:t>argument to</w:t>
      </w:r>
      <w:r w:rsidR="00FB740B" w:rsidRPr="00294AA8">
        <w:rPr>
          <w:rFonts w:ascii="Times New Roman" w:hAnsi="Times New Roman" w:cs="Times New Roman"/>
          <w:color w:val="000000" w:themeColor="text1"/>
        </w:rPr>
        <w:t xml:space="preserve"> the </w:t>
      </w:r>
      <w:r w:rsidR="00791691" w:rsidRPr="00294AA8">
        <w:rPr>
          <w:rFonts w:ascii="Times New Roman" w:hAnsi="Times New Roman" w:cs="Times New Roman"/>
          <w:color w:val="000000" w:themeColor="text1"/>
        </w:rPr>
        <w:t>economic and political violence of data</w:t>
      </w:r>
      <w:r w:rsidR="00553130" w:rsidRPr="00294AA8">
        <w:rPr>
          <w:rFonts w:ascii="Times New Roman" w:hAnsi="Times New Roman" w:cs="Times New Roman"/>
          <w:color w:val="000000" w:themeColor="text1"/>
        </w:rPr>
        <w:t>, such as</w:t>
      </w:r>
      <w:r w:rsidR="00FE2BDD" w:rsidRPr="00294AA8">
        <w:rPr>
          <w:rFonts w:ascii="Times New Roman" w:hAnsi="Times New Roman" w:cs="Times New Roman"/>
          <w:color w:val="000000" w:themeColor="text1"/>
        </w:rPr>
        <w:t xml:space="preserve"> decontextualized</w:t>
      </w:r>
      <w:r w:rsidR="00553130" w:rsidRPr="00294AA8">
        <w:rPr>
          <w:rFonts w:ascii="Times New Roman" w:hAnsi="Times New Roman" w:cs="Times New Roman"/>
          <w:color w:val="000000" w:themeColor="text1"/>
        </w:rPr>
        <w:t xml:space="preserve"> crime statistics</w:t>
      </w:r>
      <w:r w:rsidR="003648D9" w:rsidRPr="00294AA8">
        <w:rPr>
          <w:rFonts w:ascii="Times New Roman" w:hAnsi="Times New Roman" w:cs="Times New Roman"/>
          <w:color w:val="000000" w:themeColor="text1"/>
        </w:rPr>
        <w:t xml:space="preserve"> used </w:t>
      </w:r>
      <w:r w:rsidR="00196BCA" w:rsidRPr="00294AA8">
        <w:rPr>
          <w:rFonts w:ascii="Times New Roman" w:hAnsi="Times New Roman" w:cs="Times New Roman"/>
          <w:color w:val="000000" w:themeColor="text1"/>
        </w:rPr>
        <w:t xml:space="preserve">in </w:t>
      </w:r>
      <w:r w:rsidR="005A692E" w:rsidRPr="00294AA8">
        <w:rPr>
          <w:rFonts w:ascii="Times New Roman" w:hAnsi="Times New Roman" w:cs="Times New Roman"/>
          <w:color w:val="000000" w:themeColor="text1"/>
        </w:rPr>
        <w:t xml:space="preserve">modern </w:t>
      </w:r>
      <w:r w:rsidR="00C82596" w:rsidRPr="00294AA8">
        <w:rPr>
          <w:rFonts w:ascii="Times New Roman" w:hAnsi="Times New Roman" w:cs="Times New Roman"/>
          <w:color w:val="000000" w:themeColor="text1"/>
        </w:rPr>
        <w:t>abstractions of people from place</w:t>
      </w:r>
      <w:r w:rsidR="00D4208B" w:rsidRPr="00294AA8">
        <w:rPr>
          <w:rFonts w:ascii="Times New Roman" w:hAnsi="Times New Roman" w:cs="Times New Roman"/>
          <w:color w:val="000000" w:themeColor="text1"/>
        </w:rPr>
        <w:t xml:space="preserve"> (</w:t>
      </w:r>
      <w:r w:rsidR="00196BCA" w:rsidRPr="00294AA8">
        <w:rPr>
          <w:rFonts w:ascii="Times New Roman" w:hAnsi="Times New Roman" w:cs="Times New Roman"/>
          <w:color w:val="000000" w:themeColor="text1"/>
        </w:rPr>
        <w:t>i.e., to rationalize</w:t>
      </w:r>
      <w:r w:rsidR="00910AA8" w:rsidRPr="00294AA8">
        <w:rPr>
          <w:rFonts w:ascii="Times New Roman" w:hAnsi="Times New Roman" w:cs="Times New Roman"/>
          <w:color w:val="000000" w:themeColor="text1"/>
        </w:rPr>
        <w:t xml:space="preserve"> </w:t>
      </w:r>
      <w:r w:rsidR="00F7247A" w:rsidRPr="00294AA8">
        <w:rPr>
          <w:rFonts w:ascii="Times New Roman" w:hAnsi="Times New Roman" w:cs="Times New Roman"/>
          <w:color w:val="000000" w:themeColor="text1"/>
        </w:rPr>
        <w:t>“slum</w:t>
      </w:r>
      <w:r w:rsidR="00306036" w:rsidRPr="00294AA8">
        <w:rPr>
          <w:rFonts w:ascii="Times New Roman" w:hAnsi="Times New Roman" w:cs="Times New Roman"/>
          <w:color w:val="000000" w:themeColor="text1"/>
        </w:rPr>
        <w:t>”</w:t>
      </w:r>
      <w:r w:rsidR="00F7247A" w:rsidRPr="00294AA8">
        <w:rPr>
          <w:rFonts w:ascii="Times New Roman" w:hAnsi="Times New Roman" w:cs="Times New Roman"/>
          <w:color w:val="000000" w:themeColor="text1"/>
        </w:rPr>
        <w:t xml:space="preserve"> clearance, gentrification</w:t>
      </w:r>
      <w:r w:rsidR="00906080" w:rsidRPr="00294AA8">
        <w:rPr>
          <w:rFonts w:ascii="Times New Roman" w:hAnsi="Times New Roman" w:cs="Times New Roman"/>
          <w:color w:val="000000" w:themeColor="text1"/>
        </w:rPr>
        <w:t xml:space="preserve">, </w:t>
      </w:r>
      <w:r w:rsidR="00F92230" w:rsidRPr="00294AA8">
        <w:rPr>
          <w:rFonts w:ascii="Times New Roman" w:hAnsi="Times New Roman" w:cs="Times New Roman"/>
          <w:color w:val="000000" w:themeColor="text1"/>
        </w:rPr>
        <w:t>and</w:t>
      </w:r>
      <w:r w:rsidR="005D168E" w:rsidRPr="00294AA8">
        <w:rPr>
          <w:rFonts w:ascii="Times New Roman" w:hAnsi="Times New Roman" w:cs="Times New Roman"/>
          <w:color w:val="000000" w:themeColor="text1"/>
        </w:rPr>
        <w:t xml:space="preserve"> academic</w:t>
      </w:r>
      <w:r w:rsidR="005673EB" w:rsidRPr="00294AA8">
        <w:rPr>
          <w:rFonts w:ascii="Times New Roman" w:hAnsi="Times New Roman" w:cs="Times New Roman"/>
          <w:color w:val="000000" w:themeColor="text1"/>
        </w:rPr>
        <w:t xml:space="preserve"> theft of </w:t>
      </w:r>
      <w:r w:rsidR="000258C9" w:rsidRPr="00294AA8">
        <w:rPr>
          <w:rFonts w:ascii="Times New Roman" w:hAnsi="Times New Roman" w:cs="Times New Roman"/>
          <w:color w:val="000000" w:themeColor="text1"/>
        </w:rPr>
        <w:t>knowledge</w:t>
      </w:r>
      <w:r w:rsidR="004E1AF9" w:rsidRPr="00294AA8">
        <w:rPr>
          <w:rFonts w:ascii="Times New Roman" w:hAnsi="Times New Roman" w:cs="Times New Roman"/>
          <w:color w:val="000000" w:themeColor="text1"/>
        </w:rPr>
        <w:t xml:space="preserve"> and </w:t>
      </w:r>
      <w:r w:rsidR="000258C9" w:rsidRPr="00294AA8">
        <w:rPr>
          <w:rFonts w:ascii="Times New Roman" w:hAnsi="Times New Roman" w:cs="Times New Roman"/>
          <w:color w:val="000000" w:themeColor="text1"/>
        </w:rPr>
        <w:t>cultural capital</w:t>
      </w:r>
      <w:r w:rsidR="007A18E5" w:rsidRPr="00294AA8">
        <w:rPr>
          <w:rFonts w:ascii="Times New Roman" w:hAnsi="Times New Roman" w:cs="Times New Roman"/>
          <w:color w:val="000000" w:themeColor="text1"/>
        </w:rPr>
        <w:t>)</w:t>
      </w:r>
      <w:r w:rsidR="00C76C9E" w:rsidRPr="00294AA8">
        <w:rPr>
          <w:rFonts w:ascii="Times New Roman" w:hAnsi="Times New Roman" w:cs="Times New Roman"/>
          <w:color w:val="000000" w:themeColor="text1"/>
        </w:rPr>
        <w:t>.</w:t>
      </w:r>
      <w:r w:rsidR="007A18E5" w:rsidRPr="00294AA8">
        <w:rPr>
          <w:rFonts w:ascii="Times New Roman" w:hAnsi="Times New Roman" w:cs="Times New Roman"/>
          <w:color w:val="000000" w:themeColor="text1"/>
        </w:rPr>
        <w:t xml:space="preserve"> </w:t>
      </w:r>
      <w:r w:rsidR="003954F4" w:rsidRPr="00294AA8">
        <w:rPr>
          <w:rFonts w:ascii="Times New Roman" w:hAnsi="Times New Roman" w:cs="Times New Roman"/>
          <w:color w:val="000000" w:themeColor="text1"/>
        </w:rPr>
        <w:t xml:space="preserve"> </w:t>
      </w:r>
      <w:r w:rsidR="007B273D" w:rsidRPr="00294AA8">
        <w:rPr>
          <w:rFonts w:ascii="Times New Roman" w:hAnsi="Times New Roman" w:cs="Times New Roman"/>
          <w:color w:val="000000" w:themeColor="text1"/>
        </w:rPr>
        <w:t xml:space="preserve">Indeed, we note how a historical comparison of front pages of the HUD website illustrates a changing data itinerary, with earlier years illustrating a prioritization of developers, landlords, and government entities over tenants, and recent years—while displaying a more evident hail to prospective </w:t>
      </w:r>
      <w:r w:rsidR="00AD40AC" w:rsidRPr="00294AA8">
        <w:rPr>
          <w:rFonts w:ascii="Times New Roman" w:hAnsi="Times New Roman" w:cs="Times New Roman"/>
          <w:color w:val="000000" w:themeColor="text1"/>
        </w:rPr>
        <w:lastRenderedPageBreak/>
        <w:t>(</w:t>
      </w:r>
      <w:r w:rsidR="007B273D" w:rsidRPr="00294AA8">
        <w:rPr>
          <w:rFonts w:ascii="Times New Roman" w:hAnsi="Times New Roman" w:cs="Times New Roman"/>
          <w:color w:val="000000" w:themeColor="text1"/>
        </w:rPr>
        <w:t>multicultural</w:t>
      </w:r>
      <w:r w:rsidR="00AD40AC" w:rsidRPr="00294AA8">
        <w:rPr>
          <w:rFonts w:ascii="Times New Roman" w:hAnsi="Times New Roman" w:cs="Times New Roman"/>
          <w:color w:val="000000" w:themeColor="text1"/>
        </w:rPr>
        <w:t>)</w:t>
      </w:r>
      <w:r w:rsidR="007B273D" w:rsidRPr="00294AA8">
        <w:rPr>
          <w:rFonts w:ascii="Times New Roman" w:hAnsi="Times New Roman" w:cs="Times New Roman"/>
          <w:color w:val="000000" w:themeColor="text1"/>
        </w:rPr>
        <w:t xml:space="preserve"> residents—now emphasizing a proliferation of data reports for </w:t>
      </w:r>
      <w:r w:rsidR="007B273D" w:rsidRPr="00294AA8">
        <w:rPr>
          <w:rFonts w:ascii="Times New Roman" w:hAnsi="Times New Roman" w:cs="Times New Roman"/>
          <w:i/>
          <w:iCs/>
          <w:color w:val="000000" w:themeColor="text1"/>
        </w:rPr>
        <w:t>researchers</w:t>
      </w:r>
      <w:r w:rsidR="007B273D" w:rsidRPr="00294AA8">
        <w:rPr>
          <w:rFonts w:ascii="Times New Roman" w:hAnsi="Times New Roman" w:cs="Times New Roman"/>
          <w:color w:val="000000" w:themeColor="text1"/>
        </w:rPr>
        <w:t>.</w:t>
      </w:r>
      <w:r w:rsidR="007B273D" w:rsidRPr="00294AA8">
        <w:rPr>
          <w:rStyle w:val="EndnoteReference"/>
          <w:rFonts w:ascii="Times New Roman" w:hAnsi="Times New Roman" w:cs="Times New Roman"/>
          <w:color w:val="000000" w:themeColor="text1"/>
        </w:rPr>
        <w:endnoteReference w:id="7"/>
      </w:r>
      <w:r w:rsidR="007B273D" w:rsidRPr="00294AA8">
        <w:rPr>
          <w:rFonts w:ascii="Times New Roman" w:hAnsi="Times New Roman" w:cs="Times New Roman"/>
          <w:color w:val="000000" w:themeColor="text1"/>
        </w:rPr>
        <w:t xml:space="preserve"> </w:t>
      </w:r>
      <w:r w:rsidR="00630931" w:rsidRPr="00294AA8">
        <w:rPr>
          <w:rFonts w:ascii="Times New Roman" w:hAnsi="Times New Roman" w:cs="Times New Roman"/>
          <w:color w:val="000000" w:themeColor="text1"/>
        </w:rPr>
        <w:t>S</w:t>
      </w:r>
      <w:r w:rsidR="00430960" w:rsidRPr="00294AA8">
        <w:rPr>
          <w:rFonts w:ascii="Times New Roman" w:hAnsi="Times New Roman" w:cs="Times New Roman"/>
          <w:color w:val="000000" w:themeColor="text1"/>
        </w:rPr>
        <w:t xml:space="preserve">ocially </w:t>
      </w:r>
      <w:r w:rsidR="007C7CC6" w:rsidRPr="00294AA8">
        <w:rPr>
          <w:rFonts w:ascii="Times New Roman" w:hAnsi="Times New Roman" w:cs="Times New Roman"/>
          <w:color w:val="000000" w:themeColor="text1"/>
        </w:rPr>
        <w:t xml:space="preserve">just interactions </w:t>
      </w:r>
      <w:r w:rsidR="00FE6115" w:rsidRPr="00294AA8">
        <w:rPr>
          <w:rFonts w:ascii="Times New Roman" w:hAnsi="Times New Roman" w:cs="Times New Roman"/>
          <w:color w:val="000000" w:themeColor="text1"/>
        </w:rPr>
        <w:t xml:space="preserve">with data </w:t>
      </w:r>
      <w:r w:rsidR="00E9549A" w:rsidRPr="00294AA8">
        <w:rPr>
          <w:rFonts w:ascii="Times New Roman" w:hAnsi="Times New Roman" w:cs="Times New Roman"/>
          <w:color w:val="000000" w:themeColor="text1"/>
        </w:rPr>
        <w:t xml:space="preserve">call for </w:t>
      </w:r>
      <w:r w:rsidR="008D4617" w:rsidRPr="00294AA8">
        <w:rPr>
          <w:rFonts w:ascii="Times New Roman" w:hAnsi="Times New Roman" w:cs="Times New Roman"/>
          <w:color w:val="000000" w:themeColor="text1"/>
        </w:rPr>
        <w:t xml:space="preserve">researchers to “dismantle </w:t>
      </w:r>
      <w:r w:rsidR="00BF4E36" w:rsidRPr="00294AA8">
        <w:rPr>
          <w:rFonts w:ascii="Times New Roman" w:hAnsi="Times New Roman" w:cs="Times New Roman"/>
          <w:color w:val="000000" w:themeColor="text1"/>
        </w:rPr>
        <w:t>the residue of commodification</w:t>
      </w:r>
      <w:r w:rsidR="00732BBD" w:rsidRPr="00294AA8">
        <w:rPr>
          <w:rFonts w:ascii="Times New Roman" w:hAnsi="Times New Roman" w:cs="Times New Roman"/>
          <w:color w:val="000000" w:themeColor="text1"/>
        </w:rPr>
        <w:t>…in pursuit of more just and humane productions of knowledge</w:t>
      </w:r>
      <w:r w:rsidR="00BF4E36" w:rsidRPr="00294AA8">
        <w:rPr>
          <w:rFonts w:ascii="Times New Roman" w:hAnsi="Times New Roman" w:cs="Times New Roman"/>
          <w:color w:val="000000" w:themeColor="text1"/>
        </w:rPr>
        <w:t xml:space="preserve">” </w:t>
      </w:r>
      <w:r w:rsidR="00ED1DEF" w:rsidRPr="00294AA8">
        <w:rPr>
          <w:rFonts w:ascii="Times New Roman" w:hAnsi="Times New Roman" w:cs="Times New Roman"/>
          <w:color w:val="000000" w:themeColor="text1"/>
        </w:rPr>
        <w:t>(</w:t>
      </w:r>
      <w:r w:rsidR="008729AD" w:rsidRPr="00294AA8">
        <w:rPr>
          <w:rFonts w:ascii="Times New Roman" w:hAnsi="Times New Roman" w:cs="Times New Roman"/>
          <w:color w:val="000000" w:themeColor="text1"/>
        </w:rPr>
        <w:t>Johnson</w:t>
      </w:r>
      <w:r w:rsidR="00C33CD5" w:rsidRPr="00294AA8">
        <w:rPr>
          <w:rFonts w:ascii="Times New Roman" w:hAnsi="Times New Roman" w:cs="Times New Roman"/>
          <w:color w:val="000000" w:themeColor="text1"/>
        </w:rPr>
        <w:t>, 2018,</w:t>
      </w:r>
      <w:r w:rsidR="008729AD" w:rsidRPr="00294AA8">
        <w:rPr>
          <w:rFonts w:ascii="Times New Roman" w:hAnsi="Times New Roman" w:cs="Times New Roman"/>
          <w:color w:val="000000" w:themeColor="text1"/>
        </w:rPr>
        <w:t xml:space="preserve"> </w:t>
      </w:r>
      <w:r w:rsidR="00ED1DEF" w:rsidRPr="00294AA8">
        <w:rPr>
          <w:rFonts w:ascii="Times New Roman" w:hAnsi="Times New Roman" w:cs="Times New Roman"/>
          <w:color w:val="000000" w:themeColor="text1"/>
        </w:rPr>
        <w:t>p. 65</w:t>
      </w:r>
      <w:r w:rsidR="00F37727" w:rsidRPr="00294AA8">
        <w:rPr>
          <w:rFonts w:ascii="Times New Roman" w:hAnsi="Times New Roman" w:cs="Times New Roman"/>
          <w:color w:val="000000" w:themeColor="text1"/>
        </w:rPr>
        <w:t>, 66</w:t>
      </w:r>
      <w:r w:rsidR="00ED1DEF" w:rsidRPr="00294AA8">
        <w:rPr>
          <w:rFonts w:ascii="Times New Roman" w:hAnsi="Times New Roman" w:cs="Times New Roman"/>
          <w:color w:val="000000" w:themeColor="text1"/>
        </w:rPr>
        <w:t xml:space="preserve">). </w:t>
      </w:r>
      <w:r w:rsidR="00241165" w:rsidRPr="00294AA8">
        <w:rPr>
          <w:rFonts w:ascii="Times New Roman" w:hAnsi="Times New Roman" w:cs="Times New Roman"/>
          <w:color w:val="000000" w:themeColor="text1"/>
        </w:rPr>
        <w:t xml:space="preserve">For us, </w:t>
      </w:r>
      <w:r w:rsidR="00EB697B" w:rsidRPr="00294AA8">
        <w:rPr>
          <w:rFonts w:ascii="Times New Roman" w:hAnsi="Times New Roman" w:cs="Times New Roman"/>
          <w:color w:val="000000" w:themeColor="text1"/>
        </w:rPr>
        <w:t xml:space="preserve">this means </w:t>
      </w:r>
      <w:r w:rsidR="00D8620D" w:rsidRPr="00294AA8">
        <w:rPr>
          <w:rFonts w:ascii="Times New Roman" w:hAnsi="Times New Roman" w:cs="Times New Roman"/>
          <w:color w:val="000000" w:themeColor="text1"/>
        </w:rPr>
        <w:t xml:space="preserve">recognizing that public housing residents have </w:t>
      </w:r>
      <w:r w:rsidR="009971E2" w:rsidRPr="00294AA8">
        <w:rPr>
          <w:rFonts w:ascii="Times New Roman" w:hAnsi="Times New Roman" w:cs="Times New Roman"/>
          <w:color w:val="000000" w:themeColor="text1"/>
        </w:rPr>
        <w:t xml:space="preserve">maintained </w:t>
      </w:r>
      <w:r w:rsidR="00D8620D" w:rsidRPr="00294AA8">
        <w:rPr>
          <w:rFonts w:ascii="Times New Roman" w:hAnsi="Times New Roman" w:cs="Times New Roman"/>
          <w:color w:val="000000" w:themeColor="text1"/>
        </w:rPr>
        <w:t xml:space="preserve">their own robust digital practice </w:t>
      </w:r>
      <w:r w:rsidR="009971E2" w:rsidRPr="00294AA8">
        <w:rPr>
          <w:rFonts w:ascii="Times New Roman" w:hAnsi="Times New Roman" w:cs="Times New Roman"/>
          <w:color w:val="000000" w:themeColor="text1"/>
        </w:rPr>
        <w:t xml:space="preserve">since the </w:t>
      </w:r>
      <w:r w:rsidR="00AA5AD2" w:rsidRPr="00294AA8">
        <w:rPr>
          <w:rFonts w:ascii="Times New Roman" w:hAnsi="Times New Roman" w:cs="Times New Roman"/>
          <w:color w:val="000000" w:themeColor="text1"/>
        </w:rPr>
        <w:t>19</w:t>
      </w:r>
      <w:r w:rsidR="009971E2" w:rsidRPr="00294AA8">
        <w:rPr>
          <w:rFonts w:ascii="Times New Roman" w:hAnsi="Times New Roman" w:cs="Times New Roman"/>
          <w:color w:val="000000" w:themeColor="text1"/>
        </w:rPr>
        <w:t xml:space="preserve">90s </w:t>
      </w:r>
      <w:r w:rsidR="00D8620D" w:rsidRPr="00294AA8">
        <w:rPr>
          <w:rFonts w:ascii="Times New Roman" w:hAnsi="Times New Roman" w:cs="Times New Roman"/>
          <w:color w:val="000000" w:themeColor="text1"/>
        </w:rPr>
        <w:t>(</w:t>
      </w:r>
      <w:proofErr w:type="spellStart"/>
      <w:r w:rsidR="0091491E" w:rsidRPr="00294AA8">
        <w:rPr>
          <w:rFonts w:ascii="Times New Roman" w:hAnsi="Times New Roman" w:cs="Times New Roman"/>
          <w:color w:val="000000" w:themeColor="text1"/>
        </w:rPr>
        <w:t>Rudds</w:t>
      </w:r>
      <w:proofErr w:type="spellEnd"/>
      <w:r w:rsidR="0091491E" w:rsidRPr="00294AA8">
        <w:rPr>
          <w:rFonts w:ascii="Times New Roman" w:hAnsi="Times New Roman" w:cs="Times New Roman"/>
          <w:color w:val="000000" w:themeColor="text1"/>
        </w:rPr>
        <w:t xml:space="preserve">, </w:t>
      </w:r>
      <w:r w:rsidR="002E5A94" w:rsidRPr="00294AA8">
        <w:rPr>
          <w:rFonts w:ascii="Times New Roman" w:hAnsi="Times New Roman" w:cs="Times New Roman"/>
          <w:color w:val="000000" w:themeColor="text1"/>
        </w:rPr>
        <w:t>2011</w:t>
      </w:r>
      <w:r w:rsidR="00D8620D" w:rsidRPr="00294AA8">
        <w:rPr>
          <w:rFonts w:ascii="Times New Roman" w:hAnsi="Times New Roman" w:cs="Times New Roman"/>
          <w:color w:val="000000" w:themeColor="text1"/>
        </w:rPr>
        <w:t xml:space="preserve">) and, secondly, </w:t>
      </w:r>
      <w:r w:rsidR="005F7437" w:rsidRPr="00294AA8">
        <w:rPr>
          <w:rFonts w:ascii="Times New Roman" w:hAnsi="Times New Roman" w:cs="Times New Roman"/>
          <w:color w:val="000000" w:themeColor="text1"/>
        </w:rPr>
        <w:t>endeavoring not to reproduce</w:t>
      </w:r>
      <w:r w:rsidR="00D5437C" w:rsidRPr="00294AA8">
        <w:rPr>
          <w:rFonts w:ascii="Times New Roman" w:hAnsi="Times New Roman" w:cs="Times New Roman"/>
          <w:color w:val="000000" w:themeColor="text1"/>
        </w:rPr>
        <w:t xml:space="preserve"> </w:t>
      </w:r>
      <w:r w:rsidR="005F7437" w:rsidRPr="00294AA8">
        <w:rPr>
          <w:rFonts w:ascii="Times New Roman" w:hAnsi="Times New Roman" w:cs="Times New Roman"/>
          <w:color w:val="000000" w:themeColor="text1"/>
        </w:rPr>
        <w:t>forms</w:t>
      </w:r>
      <w:r w:rsidR="00565AD6" w:rsidRPr="00294AA8">
        <w:rPr>
          <w:rFonts w:ascii="Times New Roman" w:hAnsi="Times New Roman" w:cs="Times New Roman"/>
          <w:color w:val="000000" w:themeColor="text1"/>
        </w:rPr>
        <w:t xml:space="preserve"> of</w:t>
      </w:r>
      <w:r w:rsidR="00D5437C" w:rsidRPr="00294AA8">
        <w:rPr>
          <w:rFonts w:ascii="Times New Roman" w:hAnsi="Times New Roman" w:cs="Times New Roman"/>
          <w:color w:val="000000" w:themeColor="text1"/>
        </w:rPr>
        <w:t xml:space="preserve"> </w:t>
      </w:r>
      <w:r w:rsidR="000C4417" w:rsidRPr="00294AA8">
        <w:rPr>
          <w:rFonts w:ascii="Times New Roman" w:hAnsi="Times New Roman" w:cs="Times New Roman"/>
          <w:color w:val="000000" w:themeColor="text1"/>
        </w:rPr>
        <w:t>quantification</w:t>
      </w:r>
      <w:r w:rsidR="00D5437C" w:rsidRPr="00294AA8">
        <w:rPr>
          <w:rFonts w:ascii="Times New Roman" w:hAnsi="Times New Roman" w:cs="Times New Roman"/>
          <w:color w:val="000000" w:themeColor="text1"/>
        </w:rPr>
        <w:t xml:space="preserve"> </w:t>
      </w:r>
      <w:r w:rsidR="0062467C" w:rsidRPr="00294AA8">
        <w:rPr>
          <w:rFonts w:ascii="Times New Roman" w:hAnsi="Times New Roman" w:cs="Times New Roman"/>
          <w:color w:val="000000" w:themeColor="text1"/>
        </w:rPr>
        <w:t>of</w:t>
      </w:r>
      <w:r w:rsidR="00D5437C" w:rsidRPr="00294AA8">
        <w:rPr>
          <w:rFonts w:ascii="Times New Roman" w:hAnsi="Times New Roman" w:cs="Times New Roman"/>
          <w:color w:val="000000" w:themeColor="text1"/>
        </w:rPr>
        <w:t xml:space="preserve"> neighborhoods </w:t>
      </w:r>
      <w:r w:rsidR="004679C7" w:rsidRPr="00294AA8">
        <w:rPr>
          <w:rFonts w:ascii="Times New Roman" w:hAnsi="Times New Roman" w:cs="Times New Roman"/>
          <w:color w:val="000000" w:themeColor="text1"/>
        </w:rPr>
        <w:t xml:space="preserve">for </w:t>
      </w:r>
      <w:r w:rsidR="00D5437C" w:rsidRPr="00294AA8">
        <w:rPr>
          <w:rFonts w:ascii="Times New Roman" w:hAnsi="Times New Roman" w:cs="Times New Roman"/>
          <w:color w:val="000000" w:themeColor="text1"/>
        </w:rPr>
        <w:t xml:space="preserve">neoliberal, capitalist </w:t>
      </w:r>
      <w:r w:rsidR="004679C7" w:rsidRPr="00294AA8">
        <w:rPr>
          <w:rFonts w:ascii="Times New Roman" w:hAnsi="Times New Roman" w:cs="Times New Roman"/>
          <w:color w:val="000000" w:themeColor="text1"/>
        </w:rPr>
        <w:t>ends</w:t>
      </w:r>
      <w:r w:rsidR="00654720" w:rsidRPr="00294AA8">
        <w:rPr>
          <w:rFonts w:ascii="Times New Roman" w:hAnsi="Times New Roman" w:cs="Times New Roman"/>
          <w:color w:val="000000" w:themeColor="text1"/>
        </w:rPr>
        <w:t>.</w:t>
      </w:r>
      <w:r w:rsidR="00B507D6" w:rsidRPr="00294AA8">
        <w:rPr>
          <w:rStyle w:val="EndnoteReference"/>
          <w:rFonts w:ascii="Times New Roman" w:hAnsi="Times New Roman" w:cs="Times New Roman"/>
          <w:color w:val="000000" w:themeColor="text1"/>
        </w:rPr>
        <w:endnoteReference w:id="8"/>
      </w:r>
      <w:r w:rsidR="00B507D6" w:rsidRPr="00294AA8">
        <w:rPr>
          <w:rFonts w:ascii="Times New Roman" w:hAnsi="Times New Roman" w:cs="Times New Roman"/>
          <w:color w:val="000000" w:themeColor="text1"/>
        </w:rPr>
        <w:t xml:space="preserve"> </w:t>
      </w:r>
      <w:r w:rsidR="0001613F" w:rsidRPr="00294AA8">
        <w:rPr>
          <w:rFonts w:ascii="Times New Roman" w:hAnsi="Times New Roman" w:cs="Times New Roman"/>
          <w:color w:val="000000" w:themeColor="text1"/>
        </w:rPr>
        <w:t xml:space="preserve"> As literary scholars practicing DH, we </w:t>
      </w:r>
      <w:r w:rsidR="0097187E" w:rsidRPr="00294AA8">
        <w:rPr>
          <w:rFonts w:ascii="Times New Roman" w:hAnsi="Times New Roman" w:cs="Times New Roman"/>
          <w:color w:val="000000" w:themeColor="text1"/>
        </w:rPr>
        <w:t xml:space="preserve">were and are </w:t>
      </w:r>
      <w:r w:rsidR="0001613F" w:rsidRPr="00294AA8">
        <w:rPr>
          <w:rFonts w:ascii="Times New Roman" w:hAnsi="Times New Roman" w:cs="Times New Roman"/>
          <w:color w:val="000000" w:themeColor="text1"/>
        </w:rPr>
        <w:t>naturally excited about tracing publication histories</w:t>
      </w:r>
      <w:r w:rsidR="002E16AD" w:rsidRPr="00294AA8">
        <w:rPr>
          <w:rFonts w:ascii="Times New Roman" w:hAnsi="Times New Roman" w:cs="Times New Roman"/>
          <w:color w:val="000000" w:themeColor="text1"/>
        </w:rPr>
        <w:t>, geographic markers,</w:t>
      </w:r>
      <w:r w:rsidR="0001613F" w:rsidRPr="00294AA8">
        <w:rPr>
          <w:rFonts w:ascii="Times New Roman" w:hAnsi="Times New Roman" w:cs="Times New Roman"/>
          <w:color w:val="000000" w:themeColor="text1"/>
        </w:rPr>
        <w:t xml:space="preserve"> and textual similarities in theme</w:t>
      </w:r>
      <w:r w:rsidR="002E16AD" w:rsidRPr="00294AA8">
        <w:rPr>
          <w:rFonts w:ascii="Times New Roman" w:hAnsi="Times New Roman" w:cs="Times New Roman"/>
          <w:color w:val="000000" w:themeColor="text1"/>
        </w:rPr>
        <w:t xml:space="preserve"> </w:t>
      </w:r>
      <w:r w:rsidR="00111757" w:rsidRPr="00294AA8">
        <w:rPr>
          <w:rFonts w:ascii="Times New Roman" w:hAnsi="Times New Roman" w:cs="Times New Roman"/>
          <w:color w:val="000000" w:themeColor="text1"/>
        </w:rPr>
        <w:t>and</w:t>
      </w:r>
      <w:r w:rsidR="002E16AD" w:rsidRPr="00294AA8">
        <w:rPr>
          <w:rFonts w:ascii="Times New Roman" w:hAnsi="Times New Roman" w:cs="Times New Roman"/>
          <w:color w:val="000000" w:themeColor="text1"/>
        </w:rPr>
        <w:t xml:space="preserve"> </w:t>
      </w:r>
      <w:r w:rsidR="00246C61" w:rsidRPr="00294AA8">
        <w:rPr>
          <w:rFonts w:ascii="Times New Roman" w:hAnsi="Times New Roman" w:cs="Times New Roman"/>
          <w:color w:val="000000" w:themeColor="text1"/>
        </w:rPr>
        <w:t>other literary elements</w:t>
      </w:r>
      <w:r w:rsidR="00317223" w:rsidRPr="00294AA8">
        <w:rPr>
          <w:rFonts w:ascii="Times New Roman" w:hAnsi="Times New Roman" w:cs="Times New Roman"/>
          <w:color w:val="000000" w:themeColor="text1"/>
        </w:rPr>
        <w:t xml:space="preserve"> </w:t>
      </w:r>
      <w:r w:rsidR="00DE2FF9" w:rsidRPr="00294AA8">
        <w:rPr>
          <w:rFonts w:ascii="Times New Roman" w:hAnsi="Times New Roman" w:cs="Times New Roman"/>
          <w:color w:val="000000" w:themeColor="text1"/>
        </w:rPr>
        <w:t>which</w:t>
      </w:r>
      <w:r w:rsidR="00B828C3" w:rsidRPr="00294AA8">
        <w:rPr>
          <w:rFonts w:ascii="Times New Roman" w:hAnsi="Times New Roman" w:cs="Times New Roman"/>
          <w:color w:val="000000" w:themeColor="text1"/>
        </w:rPr>
        <w:t xml:space="preserve">, </w:t>
      </w:r>
      <w:r w:rsidR="00013C07" w:rsidRPr="00294AA8">
        <w:rPr>
          <w:rFonts w:ascii="Times New Roman" w:hAnsi="Times New Roman" w:cs="Times New Roman"/>
          <w:color w:val="000000" w:themeColor="text1"/>
        </w:rPr>
        <w:t>by themselves</w:t>
      </w:r>
      <w:r w:rsidR="00B828C3" w:rsidRPr="00294AA8">
        <w:rPr>
          <w:rFonts w:ascii="Times New Roman" w:hAnsi="Times New Roman" w:cs="Times New Roman"/>
          <w:color w:val="000000" w:themeColor="text1"/>
        </w:rPr>
        <w:t>,</w:t>
      </w:r>
      <w:r w:rsidR="0001613F" w:rsidRPr="00294AA8">
        <w:rPr>
          <w:rFonts w:ascii="Times New Roman" w:hAnsi="Times New Roman" w:cs="Times New Roman"/>
          <w:color w:val="000000" w:themeColor="text1"/>
        </w:rPr>
        <w:t xml:space="preserve"> </w:t>
      </w:r>
      <w:r w:rsidR="003141D8" w:rsidRPr="00294AA8">
        <w:rPr>
          <w:rFonts w:ascii="Times New Roman" w:hAnsi="Times New Roman" w:cs="Times New Roman"/>
          <w:color w:val="000000" w:themeColor="text1"/>
        </w:rPr>
        <w:t xml:space="preserve">promise to </w:t>
      </w:r>
      <w:r w:rsidR="0001613F" w:rsidRPr="00294AA8">
        <w:rPr>
          <w:rFonts w:ascii="Times New Roman" w:hAnsi="Times New Roman" w:cs="Times New Roman"/>
          <w:color w:val="000000" w:themeColor="text1"/>
        </w:rPr>
        <w:t xml:space="preserve">yield a rich portrayal of </w:t>
      </w:r>
      <w:r w:rsidR="009E5D00" w:rsidRPr="00294AA8">
        <w:rPr>
          <w:rFonts w:ascii="Times New Roman" w:hAnsi="Times New Roman" w:cs="Times New Roman"/>
          <w:color w:val="000000" w:themeColor="text1"/>
        </w:rPr>
        <w:t>these settings</w:t>
      </w:r>
      <w:r w:rsidR="0001613F" w:rsidRPr="00294AA8">
        <w:rPr>
          <w:rFonts w:ascii="Times New Roman" w:hAnsi="Times New Roman" w:cs="Times New Roman"/>
          <w:color w:val="000000" w:themeColor="text1"/>
        </w:rPr>
        <w:t>.</w:t>
      </w:r>
      <w:r w:rsidR="00246C61" w:rsidRPr="00294AA8">
        <w:rPr>
          <w:rFonts w:ascii="Times New Roman" w:hAnsi="Times New Roman" w:cs="Times New Roman"/>
          <w:color w:val="000000" w:themeColor="text1"/>
        </w:rPr>
        <w:t xml:space="preserve"> </w:t>
      </w:r>
      <w:r w:rsidR="002E16AD" w:rsidRPr="00294AA8">
        <w:rPr>
          <w:rFonts w:ascii="Times New Roman" w:hAnsi="Times New Roman" w:cs="Times New Roman"/>
          <w:color w:val="000000" w:themeColor="text1"/>
        </w:rPr>
        <w:t xml:space="preserve"> </w:t>
      </w:r>
      <w:r w:rsidR="002F2126" w:rsidRPr="00294AA8">
        <w:rPr>
          <w:rFonts w:ascii="Times New Roman" w:hAnsi="Times New Roman" w:cs="Times New Roman"/>
          <w:color w:val="000000" w:themeColor="text1"/>
        </w:rPr>
        <w:t xml:space="preserve">We </w:t>
      </w:r>
      <w:r w:rsidR="00FB27D3" w:rsidRPr="00294AA8">
        <w:rPr>
          <w:rFonts w:ascii="Times New Roman" w:hAnsi="Times New Roman" w:cs="Times New Roman"/>
          <w:color w:val="000000" w:themeColor="text1"/>
        </w:rPr>
        <w:t>have chosen</w:t>
      </w:r>
      <w:r w:rsidR="00E66F97" w:rsidRPr="00294AA8">
        <w:rPr>
          <w:rFonts w:ascii="Times New Roman" w:hAnsi="Times New Roman" w:cs="Times New Roman"/>
          <w:color w:val="000000" w:themeColor="text1"/>
        </w:rPr>
        <w:t>, however,</w:t>
      </w:r>
      <w:r w:rsidR="00FB27D3" w:rsidRPr="00294AA8">
        <w:rPr>
          <w:rFonts w:ascii="Times New Roman" w:hAnsi="Times New Roman" w:cs="Times New Roman"/>
          <w:color w:val="000000" w:themeColor="text1"/>
        </w:rPr>
        <w:t xml:space="preserve"> to</w:t>
      </w:r>
      <w:r w:rsidR="002F2126" w:rsidRPr="00294AA8">
        <w:rPr>
          <w:rFonts w:ascii="Times New Roman" w:hAnsi="Times New Roman" w:cs="Times New Roman"/>
          <w:color w:val="000000" w:themeColor="text1"/>
        </w:rPr>
        <w:t xml:space="preserve"> </w:t>
      </w:r>
      <w:r w:rsidR="00F468D6" w:rsidRPr="00294AA8">
        <w:rPr>
          <w:rFonts w:ascii="Times New Roman" w:hAnsi="Times New Roman" w:cs="Times New Roman"/>
          <w:color w:val="000000" w:themeColor="text1"/>
        </w:rPr>
        <w:t xml:space="preserve">decenter </w:t>
      </w:r>
      <w:r w:rsidR="00F04B8A" w:rsidRPr="00294AA8">
        <w:rPr>
          <w:rFonts w:ascii="Times New Roman" w:hAnsi="Times New Roman" w:cs="Times New Roman"/>
          <w:color w:val="000000" w:themeColor="text1"/>
        </w:rPr>
        <w:t>these interests and focus on</w:t>
      </w:r>
      <w:r w:rsidR="00672D2F" w:rsidRPr="00294AA8">
        <w:rPr>
          <w:rFonts w:ascii="Times New Roman" w:hAnsi="Times New Roman" w:cs="Times New Roman"/>
          <w:color w:val="000000" w:themeColor="text1"/>
        </w:rPr>
        <w:t xml:space="preserve"> </w:t>
      </w:r>
      <w:r w:rsidR="002F2126" w:rsidRPr="00294AA8">
        <w:rPr>
          <w:rFonts w:ascii="Times New Roman" w:hAnsi="Times New Roman" w:cs="Times New Roman"/>
          <w:color w:val="000000" w:themeColor="text1"/>
        </w:rPr>
        <w:t>community participation</w:t>
      </w:r>
      <w:r w:rsidR="00A57948" w:rsidRPr="00294AA8">
        <w:rPr>
          <w:rFonts w:ascii="Times New Roman" w:hAnsi="Times New Roman" w:cs="Times New Roman"/>
          <w:color w:val="000000" w:themeColor="text1"/>
        </w:rPr>
        <w:t xml:space="preserve"> </w:t>
      </w:r>
      <w:r w:rsidR="006C278F" w:rsidRPr="00294AA8">
        <w:rPr>
          <w:rFonts w:ascii="Times New Roman" w:hAnsi="Times New Roman" w:cs="Times New Roman"/>
          <w:color w:val="000000" w:themeColor="text1"/>
        </w:rPr>
        <w:t xml:space="preserve">as a </w:t>
      </w:r>
      <w:r w:rsidR="005D17EE" w:rsidRPr="00294AA8">
        <w:rPr>
          <w:rFonts w:ascii="Times New Roman" w:hAnsi="Times New Roman" w:cs="Times New Roman"/>
          <w:color w:val="000000" w:themeColor="text1"/>
        </w:rPr>
        <w:t>means of</w:t>
      </w:r>
      <w:r w:rsidR="006C278F" w:rsidRPr="00294AA8">
        <w:rPr>
          <w:rFonts w:ascii="Times New Roman" w:hAnsi="Times New Roman" w:cs="Times New Roman"/>
          <w:color w:val="000000" w:themeColor="text1"/>
        </w:rPr>
        <w:t xml:space="preserve"> </w:t>
      </w:r>
      <w:r w:rsidR="007A127D" w:rsidRPr="00294AA8">
        <w:rPr>
          <w:rFonts w:ascii="Times New Roman" w:hAnsi="Times New Roman" w:cs="Times New Roman"/>
          <w:color w:val="000000" w:themeColor="text1"/>
        </w:rPr>
        <w:t>incorporat</w:t>
      </w:r>
      <w:r w:rsidR="00D475AB" w:rsidRPr="00294AA8">
        <w:rPr>
          <w:rFonts w:ascii="Times New Roman" w:hAnsi="Times New Roman" w:cs="Times New Roman"/>
          <w:color w:val="000000" w:themeColor="text1"/>
        </w:rPr>
        <w:t>ing</w:t>
      </w:r>
      <w:r w:rsidR="00336BBA" w:rsidRPr="00294AA8">
        <w:rPr>
          <w:rFonts w:ascii="Times New Roman" w:hAnsi="Times New Roman" w:cs="Times New Roman"/>
          <w:color w:val="000000" w:themeColor="text1"/>
        </w:rPr>
        <w:t xml:space="preserve"> </w:t>
      </w:r>
      <w:r w:rsidR="00C6048A" w:rsidRPr="00294AA8">
        <w:rPr>
          <w:rFonts w:ascii="Times New Roman" w:hAnsi="Times New Roman" w:cs="Times New Roman"/>
          <w:color w:val="000000" w:themeColor="text1"/>
        </w:rPr>
        <w:t>voices from the margin</w:t>
      </w:r>
      <w:r w:rsidR="009C20F2" w:rsidRPr="00294AA8">
        <w:rPr>
          <w:rFonts w:ascii="Times New Roman" w:hAnsi="Times New Roman" w:cs="Times New Roman"/>
          <w:color w:val="000000" w:themeColor="text1"/>
        </w:rPr>
        <w:t xml:space="preserve"> </w:t>
      </w:r>
      <w:r w:rsidR="00A502D0" w:rsidRPr="00294AA8">
        <w:rPr>
          <w:rFonts w:ascii="Times New Roman" w:hAnsi="Times New Roman" w:cs="Times New Roman"/>
          <w:color w:val="000000" w:themeColor="text1"/>
        </w:rPr>
        <w:t xml:space="preserve">to </w:t>
      </w:r>
      <w:r w:rsidR="009E6CB1" w:rsidRPr="00294AA8">
        <w:rPr>
          <w:rFonts w:ascii="Times New Roman" w:hAnsi="Times New Roman" w:cs="Times New Roman"/>
          <w:color w:val="000000" w:themeColor="text1"/>
        </w:rPr>
        <w:t xml:space="preserve">generate grounded </w:t>
      </w:r>
      <w:r w:rsidR="005D17EE" w:rsidRPr="00294AA8">
        <w:rPr>
          <w:rFonts w:ascii="Times New Roman" w:hAnsi="Times New Roman" w:cs="Times New Roman"/>
          <w:color w:val="000000" w:themeColor="text1"/>
        </w:rPr>
        <w:t xml:space="preserve">theoretical </w:t>
      </w:r>
      <w:r w:rsidR="009407DD" w:rsidRPr="00294AA8">
        <w:rPr>
          <w:rFonts w:ascii="Times New Roman" w:hAnsi="Times New Roman" w:cs="Times New Roman"/>
          <w:color w:val="000000" w:themeColor="text1"/>
        </w:rPr>
        <w:t>observations</w:t>
      </w:r>
      <w:r w:rsidR="00336BBA" w:rsidRPr="00294AA8">
        <w:rPr>
          <w:rFonts w:ascii="Times New Roman" w:hAnsi="Times New Roman" w:cs="Times New Roman"/>
          <w:color w:val="000000" w:themeColor="text1"/>
        </w:rPr>
        <w:t>.</w:t>
      </w:r>
      <w:r w:rsidR="007612B6" w:rsidRPr="00294AA8">
        <w:rPr>
          <w:rFonts w:ascii="Times New Roman" w:hAnsi="Times New Roman" w:cs="Times New Roman"/>
          <w:color w:val="000000" w:themeColor="text1"/>
        </w:rPr>
        <w:t xml:space="preserve">  </w:t>
      </w:r>
    </w:p>
    <w:p w14:paraId="7058D87C" w14:textId="77777777" w:rsidR="009B5E52" w:rsidRPr="00294AA8" w:rsidRDefault="009B5E52" w:rsidP="008F3A6C">
      <w:pPr>
        <w:spacing w:line="480" w:lineRule="auto"/>
        <w:rPr>
          <w:rFonts w:ascii="Times New Roman" w:hAnsi="Times New Roman" w:cs="Times New Roman"/>
          <w:color w:val="000000" w:themeColor="text1"/>
        </w:rPr>
      </w:pPr>
      <w:r w:rsidRPr="00294AA8">
        <w:rPr>
          <w:rFonts w:ascii="Times New Roman" w:hAnsi="Times New Roman" w:cs="Times New Roman"/>
          <w:b/>
          <w:bCs/>
          <w:color w:val="000000" w:themeColor="text1"/>
        </w:rPr>
        <w:t>Critical/Counter Cartography</w:t>
      </w:r>
    </w:p>
    <w:p w14:paraId="230CF404" w14:textId="100050D9" w:rsidR="0051007D" w:rsidRPr="00294AA8" w:rsidRDefault="002642C5" w:rsidP="00EC7390">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The </w:t>
      </w:r>
      <w:r w:rsidR="00412043" w:rsidRPr="00294AA8">
        <w:rPr>
          <w:rFonts w:ascii="Times New Roman" w:hAnsi="Times New Roman" w:cs="Times New Roman"/>
          <w:color w:val="000000" w:themeColor="text1"/>
        </w:rPr>
        <w:t>marginalization</w:t>
      </w:r>
      <w:r w:rsidRPr="00294AA8">
        <w:rPr>
          <w:rFonts w:ascii="Times New Roman" w:hAnsi="Times New Roman" w:cs="Times New Roman"/>
          <w:color w:val="000000" w:themeColor="text1"/>
        </w:rPr>
        <w:t xml:space="preserve"> of public housing </w:t>
      </w:r>
      <w:r w:rsidR="0079018E" w:rsidRPr="00294AA8">
        <w:rPr>
          <w:rFonts w:ascii="Times New Roman" w:hAnsi="Times New Roman" w:cs="Times New Roman"/>
          <w:color w:val="000000" w:themeColor="text1"/>
        </w:rPr>
        <w:t xml:space="preserve">geographies </w:t>
      </w:r>
      <w:r w:rsidRPr="00294AA8">
        <w:rPr>
          <w:rFonts w:ascii="Times New Roman" w:hAnsi="Times New Roman" w:cs="Times New Roman"/>
          <w:color w:val="000000" w:themeColor="text1"/>
        </w:rPr>
        <w:t xml:space="preserve">automatically </w:t>
      </w:r>
      <w:r w:rsidR="00A506A1" w:rsidRPr="00294AA8">
        <w:rPr>
          <w:rFonts w:ascii="Times New Roman" w:hAnsi="Times New Roman" w:cs="Times New Roman"/>
          <w:color w:val="000000" w:themeColor="text1"/>
        </w:rPr>
        <w:t>situates</w:t>
      </w:r>
      <w:r w:rsidRPr="00294AA8">
        <w:rPr>
          <w:rFonts w:ascii="Times New Roman" w:hAnsi="Times New Roman" w:cs="Times New Roman"/>
          <w:color w:val="000000" w:themeColor="text1"/>
        </w:rPr>
        <w:t xml:space="preserve"> this a</w:t>
      </w:r>
      <w:r w:rsidR="0089365A" w:rsidRPr="00294AA8">
        <w:rPr>
          <w:rFonts w:ascii="Times New Roman" w:hAnsi="Times New Roman" w:cs="Times New Roman"/>
          <w:color w:val="000000" w:themeColor="text1"/>
        </w:rPr>
        <w:t>s a</w:t>
      </w:r>
      <w:r w:rsidRPr="00294AA8">
        <w:rPr>
          <w:rFonts w:ascii="Times New Roman" w:hAnsi="Times New Roman" w:cs="Times New Roman"/>
          <w:color w:val="000000" w:themeColor="text1"/>
        </w:rPr>
        <w:t xml:space="preserve"> counter-cartographic project</w:t>
      </w:r>
      <w:r w:rsidR="00EC7390" w:rsidRPr="00294AA8">
        <w:rPr>
          <w:rFonts w:ascii="Times New Roman" w:hAnsi="Times New Roman" w:cs="Times New Roman"/>
          <w:color w:val="000000" w:themeColor="text1"/>
        </w:rPr>
        <w:t xml:space="preserve">. </w:t>
      </w:r>
      <w:r w:rsidR="000530D3" w:rsidRPr="00294AA8">
        <w:rPr>
          <w:rFonts w:ascii="Times New Roman" w:hAnsi="Times New Roman" w:cs="Times New Roman"/>
          <w:color w:val="000000" w:themeColor="text1"/>
        </w:rPr>
        <w:t>At the heart of counter</w:t>
      </w:r>
      <w:r w:rsidR="009A09AE" w:rsidRPr="00294AA8">
        <w:rPr>
          <w:rFonts w:ascii="Times New Roman" w:hAnsi="Times New Roman" w:cs="Times New Roman"/>
          <w:color w:val="000000" w:themeColor="text1"/>
        </w:rPr>
        <w:t>—</w:t>
      </w:r>
      <w:r w:rsidR="000530D3" w:rsidRPr="00294AA8">
        <w:rPr>
          <w:rFonts w:ascii="Times New Roman" w:hAnsi="Times New Roman" w:cs="Times New Roman"/>
          <w:color w:val="000000" w:themeColor="text1"/>
        </w:rPr>
        <w:t>or critical</w:t>
      </w:r>
      <w:r w:rsidR="009A09AE" w:rsidRPr="00294AA8">
        <w:rPr>
          <w:rFonts w:ascii="Times New Roman" w:hAnsi="Times New Roman" w:cs="Times New Roman"/>
          <w:color w:val="000000" w:themeColor="text1"/>
        </w:rPr>
        <w:t>—</w:t>
      </w:r>
      <w:r w:rsidR="000530D3" w:rsidRPr="00294AA8">
        <w:rPr>
          <w:rFonts w:ascii="Times New Roman" w:hAnsi="Times New Roman" w:cs="Times New Roman"/>
          <w:color w:val="000000" w:themeColor="text1"/>
        </w:rPr>
        <w:t>cartography is e</w:t>
      </w:r>
      <w:r w:rsidR="0051007D" w:rsidRPr="00294AA8">
        <w:rPr>
          <w:rFonts w:ascii="Times New Roman" w:hAnsi="Times New Roman" w:cs="Times New Roman"/>
          <w:color w:val="000000" w:themeColor="text1"/>
        </w:rPr>
        <w:t>levating understandings of space that are commonly overshadowed by the dominant cultural perspectiv</w:t>
      </w:r>
      <w:r w:rsidR="000530D3" w:rsidRPr="00294AA8">
        <w:rPr>
          <w:rFonts w:ascii="Times New Roman" w:hAnsi="Times New Roman" w:cs="Times New Roman"/>
          <w:color w:val="000000" w:themeColor="text1"/>
        </w:rPr>
        <w:t>e</w:t>
      </w:r>
      <w:r w:rsidR="0051007D" w:rsidRPr="00294AA8">
        <w:rPr>
          <w:rFonts w:ascii="Times New Roman" w:hAnsi="Times New Roman" w:cs="Times New Roman"/>
          <w:color w:val="000000" w:themeColor="text1"/>
        </w:rPr>
        <w:t>. In his quintessential article, “Deconstructing the Map,” Harley (1992) relays the fallacy in positivism that correlates representation to geographic reality while denying the complicity of mapmaking with imperial and colonial enterprises that, in fact, distorted geographic documents of “discovery” to benefit those in power. Maps are never objective</w:t>
      </w:r>
      <w:r w:rsidR="00C76C9E" w:rsidRPr="00294AA8">
        <w:rPr>
          <w:rFonts w:ascii="Times New Roman" w:hAnsi="Times New Roman" w:cs="Times New Roman"/>
          <w:color w:val="000000" w:themeColor="text1"/>
        </w:rPr>
        <w:t xml:space="preserve">. </w:t>
      </w:r>
      <w:r w:rsidR="0051007D" w:rsidRPr="00294AA8">
        <w:rPr>
          <w:rFonts w:ascii="Times New Roman" w:hAnsi="Times New Roman" w:cs="Times New Roman"/>
          <w:color w:val="000000" w:themeColor="text1"/>
        </w:rPr>
        <w:t xml:space="preserve">Though, on the one hand, they form a type of currency against those in society deemed less powerful; on the other, as </w:t>
      </w:r>
      <w:proofErr w:type="spellStart"/>
      <w:r w:rsidR="0051007D" w:rsidRPr="00294AA8">
        <w:rPr>
          <w:rFonts w:ascii="Times New Roman" w:hAnsi="Times New Roman" w:cs="Times New Roman"/>
          <w:color w:val="000000" w:themeColor="text1"/>
        </w:rPr>
        <w:t>Elleza</w:t>
      </w:r>
      <w:proofErr w:type="spellEnd"/>
      <w:r w:rsidR="0051007D" w:rsidRPr="00294AA8">
        <w:rPr>
          <w:rFonts w:ascii="Times New Roman" w:hAnsi="Times New Roman" w:cs="Times New Roman"/>
          <w:color w:val="000000" w:themeColor="text1"/>
        </w:rPr>
        <w:t xml:space="preserve"> Kelley (2020, p. 182) argues, “</w:t>
      </w:r>
      <w:r w:rsidR="0051007D" w:rsidRPr="00294AA8">
        <w:rPr>
          <w:rFonts w:ascii="Times New Roman" w:hAnsi="Times New Roman" w:cs="Times New Roman"/>
          <w:color w:val="000000" w:themeColor="text1"/>
          <w:kern w:val="0"/>
        </w:rPr>
        <w:t>the map is a device that is severely limited by its formal and</w:t>
      </w:r>
      <w:r w:rsidR="0051007D" w:rsidRPr="00294AA8">
        <w:rPr>
          <w:rFonts w:ascii="Times New Roman" w:hAnsi="Times New Roman" w:cs="Times New Roman"/>
          <w:color w:val="000000" w:themeColor="text1"/>
        </w:rPr>
        <w:t xml:space="preserve"> </w:t>
      </w:r>
      <w:r w:rsidR="0051007D" w:rsidRPr="00294AA8">
        <w:rPr>
          <w:rFonts w:ascii="Times New Roman" w:hAnsi="Times New Roman" w:cs="Times New Roman"/>
          <w:color w:val="000000" w:themeColor="text1"/>
          <w:kern w:val="0"/>
        </w:rPr>
        <w:t xml:space="preserve">epistemological constraints.” Even as vehicles that have served the dominant interests at play (settler-colonialism, city planning, global real estate regimes), every map is an assemblage of the </w:t>
      </w:r>
      <w:r w:rsidR="0051007D" w:rsidRPr="00294AA8">
        <w:rPr>
          <w:rFonts w:ascii="Times New Roman" w:hAnsi="Times New Roman" w:cs="Times New Roman"/>
          <w:color w:val="000000" w:themeColor="text1"/>
          <w:kern w:val="0"/>
        </w:rPr>
        <w:lastRenderedPageBreak/>
        <w:t>visible and invisible social economies at work in which space is parsed and negotiated differently (Pickles, 200</w:t>
      </w:r>
      <w:r w:rsidR="00F33D17" w:rsidRPr="00294AA8">
        <w:rPr>
          <w:rFonts w:ascii="Times New Roman" w:hAnsi="Times New Roman" w:cs="Times New Roman"/>
          <w:color w:val="000000" w:themeColor="text1"/>
          <w:kern w:val="0"/>
        </w:rPr>
        <w:t>4</w:t>
      </w:r>
      <w:r w:rsidR="0051007D" w:rsidRPr="00294AA8">
        <w:rPr>
          <w:rFonts w:ascii="Times New Roman" w:hAnsi="Times New Roman" w:cs="Times New Roman"/>
          <w:color w:val="000000" w:themeColor="text1"/>
          <w:kern w:val="0"/>
        </w:rPr>
        <w:t>). Alternative cartographic views have always existed, disrupting Western knowledge production with clandestine routes, underground or maroon placemaking, border exchanges, mutual aid, and “</w:t>
      </w:r>
      <w:proofErr w:type="spellStart"/>
      <w:r w:rsidR="0051007D" w:rsidRPr="00294AA8">
        <w:rPr>
          <w:rFonts w:ascii="Times New Roman" w:hAnsi="Times New Roman" w:cs="Times New Roman"/>
          <w:color w:val="000000" w:themeColor="text1"/>
          <w:kern w:val="0"/>
        </w:rPr>
        <w:t>respatialization</w:t>
      </w:r>
      <w:proofErr w:type="spellEnd"/>
      <w:r w:rsidR="0051007D" w:rsidRPr="00294AA8">
        <w:rPr>
          <w:rFonts w:ascii="Times New Roman" w:hAnsi="Times New Roman" w:cs="Times New Roman"/>
          <w:color w:val="000000" w:themeColor="text1"/>
          <w:kern w:val="0"/>
        </w:rPr>
        <w:t>” through poetics (Kelley, 202</w:t>
      </w:r>
      <w:r w:rsidR="00816ECF" w:rsidRPr="00294AA8">
        <w:rPr>
          <w:rFonts w:ascii="Times New Roman" w:hAnsi="Times New Roman" w:cs="Times New Roman"/>
          <w:color w:val="000000" w:themeColor="text1"/>
          <w:kern w:val="0"/>
        </w:rPr>
        <w:t>1</w:t>
      </w:r>
      <w:r w:rsidR="0051007D" w:rsidRPr="00294AA8">
        <w:rPr>
          <w:rFonts w:ascii="Times New Roman" w:hAnsi="Times New Roman" w:cs="Times New Roman"/>
          <w:color w:val="000000" w:themeColor="text1"/>
          <w:kern w:val="0"/>
        </w:rPr>
        <w:t xml:space="preserve">; Winston, 2021; Sparke, 1998; McKittrick, 2006). Critical geographers and critical cartographers, then, amplify the constructed and simultaneous nature of maps and mapmaking. </w:t>
      </w:r>
    </w:p>
    <w:p w14:paraId="42FA0E27" w14:textId="7C790D48" w:rsidR="0051007D" w:rsidRPr="00294AA8" w:rsidRDefault="0051007D" w:rsidP="0051007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To think of the map as a text (and vice versa) destabilizes the authority of the so-called “objective mapmaker" by juxtaposing the radical assumptions of critical cartography with the range of “interpretative possibilities” (Harley, 1992, p. 7-8). Not only does literature inherently problematize the singularity of perspective when it comes to describing place, the practice of literary mapping manifests as a counter-mapping project in that the inclusion of place-based visual aids as part of a given work always-already initiates the reader into the possibility that an entirely independent world exists alongside the so-called real one (Piatti et. al, 2009). By nature of this juxtaposition of worlds, dominant and less dominant, fictional and unreal, popular versus overlooked, the practice of critical or counter-cartography, understood through the lens of literary mapping, means neither the text nor the place can be thought of in isolation. Drawing on Toni Morrison’s uses of fiction to paint liberatory maps for Black readers, Kelley (2021, p.  195)) points to the conceptual fluidity opened by Morrison’s depiction of place as “both object and subject”</w:t>
      </w:r>
      <w:proofErr w:type="gramStart"/>
      <w:r w:rsidRPr="00294AA8">
        <w:rPr>
          <w:rFonts w:ascii="Times New Roman" w:hAnsi="Times New Roman" w:cs="Times New Roman"/>
          <w:color w:val="000000" w:themeColor="text1"/>
        </w:rPr>
        <w:t>:  “</w:t>
      </w:r>
      <w:proofErr w:type="gramEnd"/>
      <w:r w:rsidRPr="00294AA8">
        <w:rPr>
          <w:rFonts w:ascii="Times New Roman" w:hAnsi="Times New Roman" w:cs="Times New Roman"/>
          <w:color w:val="000000" w:themeColor="text1"/>
        </w:rPr>
        <w:t xml:space="preserve">Where we can map places as alive, changing, and feeling; as containing embodied and independent meaning; as accruing memories and knowledge, we can begin to locate the hidden and obscured possibilities within landscapes that appear closed, complete and impenetrable.” We see the relevance to fiction about public housing </w:t>
      </w:r>
      <w:r w:rsidR="00AF4EA6" w:rsidRPr="00294AA8">
        <w:rPr>
          <w:rFonts w:ascii="Times New Roman" w:hAnsi="Times New Roman" w:cs="Times New Roman"/>
          <w:color w:val="000000" w:themeColor="text1"/>
        </w:rPr>
        <w:t>in the reminder</w:t>
      </w:r>
      <w:r w:rsidRPr="00294AA8">
        <w:rPr>
          <w:rFonts w:ascii="Times New Roman" w:hAnsi="Times New Roman" w:cs="Times New Roman"/>
          <w:color w:val="000000" w:themeColor="text1"/>
        </w:rPr>
        <w:t xml:space="preserve"> to regard both the literature and public housing buildings as living </w:t>
      </w:r>
      <w:r w:rsidR="00C76C9E" w:rsidRPr="00294AA8">
        <w:rPr>
          <w:rFonts w:ascii="Times New Roman" w:hAnsi="Times New Roman" w:cs="Times New Roman"/>
          <w:color w:val="000000" w:themeColor="text1"/>
        </w:rPr>
        <w:t>artifacts</w:t>
      </w:r>
      <w:r w:rsidRPr="00294AA8">
        <w:rPr>
          <w:rFonts w:ascii="Times New Roman" w:hAnsi="Times New Roman" w:cs="Times New Roman"/>
          <w:color w:val="000000" w:themeColor="text1"/>
        </w:rPr>
        <w:t xml:space="preserve"> that necessitate open </w:t>
      </w:r>
      <w:r w:rsidRPr="00294AA8">
        <w:rPr>
          <w:rFonts w:ascii="Times New Roman" w:hAnsi="Times New Roman" w:cs="Times New Roman"/>
          <w:color w:val="000000" w:themeColor="text1"/>
        </w:rPr>
        <w:lastRenderedPageBreak/>
        <w:t xml:space="preserve">interpretation and, moreover, </w:t>
      </w:r>
      <w:r w:rsidR="00B377E6" w:rsidRPr="00294AA8">
        <w:rPr>
          <w:rFonts w:ascii="Times New Roman" w:hAnsi="Times New Roman" w:cs="Times New Roman"/>
          <w:color w:val="000000" w:themeColor="text1"/>
        </w:rPr>
        <w:t xml:space="preserve">that </w:t>
      </w:r>
      <w:r w:rsidRPr="00294AA8">
        <w:rPr>
          <w:rFonts w:ascii="Times New Roman" w:hAnsi="Times New Roman" w:cs="Times New Roman"/>
          <w:color w:val="000000" w:themeColor="text1"/>
        </w:rPr>
        <w:t xml:space="preserve">inherently underscore the contingent (or, perhaps, codependent) nature of cartography. Literature and, specifically, creative works </w:t>
      </w:r>
      <w:r w:rsidR="00C76C9E" w:rsidRPr="00294AA8">
        <w:rPr>
          <w:rFonts w:ascii="Times New Roman" w:hAnsi="Times New Roman" w:cs="Times New Roman"/>
          <w:color w:val="000000" w:themeColor="text1"/>
        </w:rPr>
        <w:t xml:space="preserve">about public housing </w:t>
      </w:r>
      <w:r w:rsidRPr="00294AA8">
        <w:rPr>
          <w:rFonts w:ascii="Times New Roman" w:hAnsi="Times New Roman" w:cs="Times New Roman"/>
          <w:color w:val="000000" w:themeColor="text1"/>
        </w:rPr>
        <w:t>have the potential to illuminate overlooked epistemologies, pointing us to the real and imaginative places where public housing residents establish their own atlas of geographic meaning-making (Alderman and Inwood, 2024).</w:t>
      </w:r>
    </w:p>
    <w:p w14:paraId="130A574D" w14:textId="5E46CBD0" w:rsidR="00C76C9E" w:rsidRPr="00294AA8" w:rsidRDefault="0051007D" w:rsidP="00294AA8">
      <w:pPr>
        <w:spacing w:line="480" w:lineRule="auto"/>
        <w:rPr>
          <w:rFonts w:ascii="Times New Roman" w:hAnsi="Times New Roman" w:cs="Times New Roman"/>
          <w:color w:val="000000" w:themeColor="text1"/>
          <w:highlight w:val="yellow"/>
        </w:rPr>
      </w:pPr>
      <w:r w:rsidRPr="00294AA8">
        <w:rPr>
          <w:rFonts w:ascii="Times New Roman" w:hAnsi="Times New Roman" w:cs="Times New Roman"/>
          <w:color w:val="000000" w:themeColor="text1"/>
        </w:rPr>
        <w:t>Place become</w:t>
      </w:r>
      <w:r w:rsidR="00AF4EA6" w:rsidRPr="00294AA8">
        <w:rPr>
          <w:rFonts w:ascii="Times New Roman" w:hAnsi="Times New Roman" w:cs="Times New Roman"/>
          <w:color w:val="000000" w:themeColor="text1"/>
        </w:rPr>
        <w:t>s</w:t>
      </w:r>
      <w:r w:rsidRPr="00294AA8">
        <w:rPr>
          <w:rFonts w:ascii="Times New Roman" w:hAnsi="Times New Roman" w:cs="Times New Roman"/>
          <w:color w:val="000000" w:themeColor="text1"/>
        </w:rPr>
        <w:t xml:space="preserve"> “space” when it becomes part of a larger narrative. Sylvia Wynter (1971) very helpfully demonstrated how West Indians of African descent defied the marketization of their labor and bodies by cultivating their own little plots within the logic of the plantation. </w:t>
      </w:r>
      <w:proofErr w:type="spellStart"/>
      <w:r w:rsidRPr="00294AA8">
        <w:rPr>
          <w:rFonts w:ascii="Times New Roman" w:hAnsi="Times New Roman" w:cs="Times New Roman"/>
          <w:color w:val="000000" w:themeColor="text1"/>
        </w:rPr>
        <w:t>Parsard</w:t>
      </w:r>
      <w:proofErr w:type="spellEnd"/>
      <w:r w:rsidRPr="00294AA8">
        <w:rPr>
          <w:rFonts w:ascii="Times New Roman" w:hAnsi="Times New Roman" w:cs="Times New Roman"/>
          <w:color w:val="000000" w:themeColor="text1"/>
        </w:rPr>
        <w:t xml:space="preserve"> (2023) suggests that Wynter’s analogy between “the plot” and the West Indian novel is complicated by the shifting infrastructure that supports property relations. In the case of America’s public housing, we draw a similar analogy: residents converted large plots of governmental land into “place” as soon as they began moving into their homes</w:t>
      </w:r>
      <w:r w:rsidR="00A248FD" w:rsidRPr="00294AA8">
        <w:rPr>
          <w:rFonts w:ascii="Times New Roman" w:hAnsi="Times New Roman" w:cs="Times New Roman"/>
          <w:color w:val="000000" w:themeColor="text1"/>
        </w:rPr>
        <w:t xml:space="preserve"> despite </w:t>
      </w:r>
      <w:r w:rsidR="003B676F" w:rsidRPr="00294AA8">
        <w:rPr>
          <w:rFonts w:ascii="Times New Roman" w:hAnsi="Times New Roman" w:cs="Times New Roman"/>
          <w:color w:val="000000" w:themeColor="text1"/>
        </w:rPr>
        <w:t xml:space="preserve">not </w:t>
      </w:r>
      <w:r w:rsidR="00BF0602" w:rsidRPr="00294AA8">
        <w:rPr>
          <w:rFonts w:ascii="Times New Roman" w:hAnsi="Times New Roman" w:cs="Times New Roman"/>
          <w:color w:val="000000" w:themeColor="text1"/>
        </w:rPr>
        <w:t>having ownership</w:t>
      </w:r>
      <w:r w:rsidRPr="00294AA8">
        <w:rPr>
          <w:rFonts w:ascii="Times New Roman" w:hAnsi="Times New Roman" w:cs="Times New Roman"/>
          <w:color w:val="000000" w:themeColor="text1"/>
        </w:rPr>
        <w:t xml:space="preserve">. They brought babies home from the hospital, hosted parties that ran late into the night, </w:t>
      </w:r>
      <w:r w:rsidR="00C76C9E" w:rsidRPr="00294AA8">
        <w:rPr>
          <w:rFonts w:ascii="Times New Roman" w:hAnsi="Times New Roman" w:cs="Times New Roman"/>
          <w:color w:val="000000" w:themeColor="text1"/>
        </w:rPr>
        <w:t>organized social clubs</w:t>
      </w:r>
      <w:r w:rsidRPr="00294AA8">
        <w:rPr>
          <w:rFonts w:ascii="Times New Roman" w:hAnsi="Times New Roman" w:cs="Times New Roman"/>
          <w:color w:val="000000" w:themeColor="text1"/>
        </w:rPr>
        <w:t xml:space="preserve">, and created their own larger than life narratives. These narratives of home were overshadowed for decades by public housing policy </w:t>
      </w:r>
      <w:r w:rsidR="000C7533" w:rsidRPr="00294AA8">
        <w:rPr>
          <w:rFonts w:ascii="Times New Roman" w:hAnsi="Times New Roman" w:cs="Times New Roman"/>
          <w:color w:val="000000" w:themeColor="text1"/>
        </w:rPr>
        <w:t>even as</w:t>
      </w:r>
      <w:r w:rsidRPr="00294AA8">
        <w:rPr>
          <w:rFonts w:ascii="Times New Roman" w:hAnsi="Times New Roman" w:cs="Times New Roman"/>
          <w:color w:val="000000" w:themeColor="text1"/>
        </w:rPr>
        <w:t xml:space="preserve"> residents mounted various forms of resistance to public housing’s </w:t>
      </w:r>
      <w:r w:rsidR="000C7533" w:rsidRPr="00294AA8">
        <w:rPr>
          <w:rFonts w:ascii="Times New Roman" w:hAnsi="Times New Roman" w:cs="Times New Roman"/>
          <w:color w:val="000000" w:themeColor="text1"/>
        </w:rPr>
        <w:t xml:space="preserve">segregation, </w:t>
      </w:r>
      <w:r w:rsidR="00643858" w:rsidRPr="00294AA8">
        <w:rPr>
          <w:rFonts w:ascii="Times New Roman" w:hAnsi="Times New Roman" w:cs="Times New Roman"/>
          <w:color w:val="000000" w:themeColor="text1"/>
        </w:rPr>
        <w:t>constrictions</w:t>
      </w:r>
      <w:r w:rsidRPr="00294AA8">
        <w:rPr>
          <w:rFonts w:ascii="Times New Roman" w:hAnsi="Times New Roman" w:cs="Times New Roman"/>
          <w:color w:val="000000" w:themeColor="text1"/>
        </w:rPr>
        <w:t xml:space="preserve">, and, later, demolition.  Defining their place and recuperating this space within the shifting logics of neoliberalism, mixed income development, </w:t>
      </w:r>
      <w:r w:rsidR="007A7428" w:rsidRPr="00294AA8">
        <w:rPr>
          <w:rFonts w:ascii="Times New Roman" w:hAnsi="Times New Roman" w:cs="Times New Roman"/>
          <w:color w:val="000000" w:themeColor="text1"/>
        </w:rPr>
        <w:t xml:space="preserve">and </w:t>
      </w:r>
      <w:r w:rsidRPr="00294AA8">
        <w:rPr>
          <w:rFonts w:ascii="Times New Roman" w:hAnsi="Times New Roman" w:cs="Times New Roman"/>
          <w:color w:val="000000" w:themeColor="text1"/>
        </w:rPr>
        <w:t xml:space="preserve">re-urbanization has been accomplished largely through public housing residents telling a different spatial story. The digitization of archival films, publicizing of oral histories, and installations at institutions such as the National Public Housing Museum (NPHM) support residents in documenting this counter-narrative in a multi-faceted way. By working at the historical interstice between critical cartography and literary </w:t>
      </w:r>
      <w:r w:rsidRPr="00294AA8">
        <w:rPr>
          <w:rFonts w:ascii="Times New Roman" w:hAnsi="Times New Roman" w:cs="Times New Roman"/>
          <w:color w:val="000000" w:themeColor="text1"/>
        </w:rPr>
        <w:lastRenderedPageBreak/>
        <w:t>mapping and working through a hopeful praxis of digital humanities, we see ourselves as contributing to the current direction of “re”-presenting public housing spaces.</w:t>
      </w:r>
    </w:p>
    <w:p w14:paraId="1BDD0B05" w14:textId="1C1DA037" w:rsidR="009B5E52" w:rsidRPr="00294AA8" w:rsidRDefault="00C76C9E" w:rsidP="00294AA8">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ab/>
        <w:t xml:space="preserve">A novel that does the work of critical cartography as a part of its own project and which serves as an exemplary case study </w:t>
      </w:r>
      <w:r w:rsidR="00B81087" w:rsidRPr="00294AA8">
        <w:rPr>
          <w:rFonts w:ascii="Times New Roman" w:hAnsi="Times New Roman" w:cs="Times New Roman"/>
          <w:color w:val="000000" w:themeColor="text1"/>
        </w:rPr>
        <w:t xml:space="preserve">from our </w:t>
      </w:r>
      <w:r w:rsidRPr="00294AA8">
        <w:rPr>
          <w:rFonts w:ascii="Times New Roman" w:hAnsi="Times New Roman" w:cs="Times New Roman"/>
          <w:color w:val="000000" w:themeColor="text1"/>
        </w:rPr>
        <w:t>data set</w:t>
      </w:r>
      <w:r w:rsidR="009B5E52" w:rsidRPr="00294AA8">
        <w:rPr>
          <w:rFonts w:ascii="Times New Roman" w:hAnsi="Times New Roman" w:cs="Times New Roman"/>
          <w:color w:val="000000" w:themeColor="text1"/>
        </w:rPr>
        <w:t xml:space="preserve"> is Toya Wolfe’s </w:t>
      </w:r>
      <w:r w:rsidR="009B5E52" w:rsidRPr="00294AA8">
        <w:rPr>
          <w:rFonts w:ascii="Times New Roman" w:hAnsi="Times New Roman" w:cs="Times New Roman"/>
          <w:i/>
          <w:iCs/>
          <w:color w:val="000000" w:themeColor="text1"/>
        </w:rPr>
        <w:t>Last Summer on State Street</w:t>
      </w:r>
      <w:r w:rsidR="0094559F" w:rsidRPr="00294AA8">
        <w:rPr>
          <w:rFonts w:ascii="Times New Roman" w:hAnsi="Times New Roman" w:cs="Times New Roman"/>
          <w:color w:val="000000" w:themeColor="text1"/>
        </w:rPr>
        <w:t>,</w:t>
      </w:r>
      <w:r w:rsidR="009B5E52" w:rsidRPr="00294AA8">
        <w:rPr>
          <w:rFonts w:ascii="Times New Roman" w:hAnsi="Times New Roman" w:cs="Times New Roman"/>
          <w:color w:val="000000" w:themeColor="text1"/>
        </w:rPr>
        <w:t xml:space="preserve"> written in 2022. Wolfe is a former resident of the Robert Taylor Homes, which serves as the novel’s central setting. The text depicts twelve-year-old </w:t>
      </w:r>
      <w:proofErr w:type="spellStart"/>
      <w:r w:rsidR="009B5E52" w:rsidRPr="00294AA8">
        <w:rPr>
          <w:rFonts w:ascii="Times New Roman" w:hAnsi="Times New Roman" w:cs="Times New Roman"/>
          <w:color w:val="000000" w:themeColor="text1"/>
        </w:rPr>
        <w:t>FeFe</w:t>
      </w:r>
      <w:proofErr w:type="spellEnd"/>
      <w:r w:rsidR="009B5E52" w:rsidRPr="00294AA8">
        <w:rPr>
          <w:rFonts w:ascii="Times New Roman" w:hAnsi="Times New Roman" w:cs="Times New Roman"/>
          <w:color w:val="000000" w:themeColor="text1"/>
        </w:rPr>
        <w:t xml:space="preserve"> (Felicia) Stevens and her relationship with friends and family during a pivotal year in her adolescence. Through the first-person narration, letters, and journal entries, readers follow </w:t>
      </w:r>
      <w:proofErr w:type="spellStart"/>
      <w:r w:rsidR="009B5E52" w:rsidRPr="00294AA8">
        <w:rPr>
          <w:rFonts w:ascii="Times New Roman" w:hAnsi="Times New Roman" w:cs="Times New Roman"/>
          <w:color w:val="000000" w:themeColor="text1"/>
        </w:rPr>
        <w:t>FeFe</w:t>
      </w:r>
      <w:proofErr w:type="spellEnd"/>
      <w:r w:rsidR="009B5E52" w:rsidRPr="00294AA8">
        <w:rPr>
          <w:rFonts w:ascii="Times New Roman" w:hAnsi="Times New Roman" w:cs="Times New Roman"/>
          <w:color w:val="000000" w:themeColor="text1"/>
        </w:rPr>
        <w:t xml:space="preserve"> as she navigates the loss of her brother to gang participation and the mysterious tragedy of a childhood friend. The novel deals with complicated familial relations, fourth amendment violations, sexual abuse, and the self-actualization of its coming-of-age narrator. Wolfe’s storytelling is compassionate towards her young characters and their environment. Begun in 1999, the slow demolition of the Robert Taylor housing community serves as the backdrop for the narrative, and we noted in our reading and discussion how the book records building numbers and playgrounds that no longer exist. In Chapter Three, for example, the buildings are personified as infants that have grown up along with the residents, serving as shade and witness for neighborhood comings and goings, as well as violence.  Residents gather to watch the demolition of 4946, and the narrator recounts, “That day is cemented in my memory. We watched them knock down what we thought was indestructible. I’d learn that so many things that I thought were solid and structured in my life could be broken down, bit by bit, just like those buildings” (p. 29). As part of Chicago’s </w:t>
      </w:r>
      <w:r w:rsidR="009B5E52" w:rsidRPr="00294AA8">
        <w:rPr>
          <w:rFonts w:ascii="Times New Roman" w:hAnsi="Times New Roman" w:cs="Times New Roman"/>
          <w:i/>
          <w:iCs/>
          <w:color w:val="000000" w:themeColor="text1"/>
        </w:rPr>
        <w:t>Plan for Transformation</w:t>
      </w:r>
      <w:r w:rsidR="009B5E52" w:rsidRPr="00294AA8">
        <w:rPr>
          <w:rFonts w:ascii="Times New Roman" w:hAnsi="Times New Roman" w:cs="Times New Roman"/>
          <w:color w:val="000000" w:themeColor="text1"/>
        </w:rPr>
        <w:t xml:space="preserve">, Robert Taylor was developed into mixed income housing with a much smaller footprint. Comparative satellite imagery in Figure 1 versus Figure 2 shows that much of the book’s setting </w:t>
      </w:r>
      <w:r w:rsidR="009B5E52" w:rsidRPr="00294AA8">
        <w:rPr>
          <w:rFonts w:ascii="Times New Roman" w:hAnsi="Times New Roman" w:cs="Times New Roman"/>
          <w:color w:val="000000" w:themeColor="text1"/>
        </w:rPr>
        <w:lastRenderedPageBreak/>
        <w:t>is currently open space and grass. Therefore, the novel serves as an important archive for geo</w:t>
      </w:r>
      <w:r w:rsidR="00B81087" w:rsidRPr="00294AA8">
        <w:rPr>
          <w:rFonts w:ascii="Times New Roman" w:hAnsi="Times New Roman" w:cs="Times New Roman"/>
          <w:color w:val="000000" w:themeColor="text1"/>
        </w:rPr>
        <w:t>-</w:t>
      </w:r>
      <w:r w:rsidR="009B5E52" w:rsidRPr="00294AA8">
        <w:rPr>
          <w:rFonts w:ascii="Times New Roman" w:hAnsi="Times New Roman" w:cs="Times New Roman"/>
          <w:color w:val="000000" w:themeColor="text1"/>
        </w:rPr>
        <w:t>cultural memory and a touchpoint for residents to compare their own memories</w:t>
      </w:r>
      <w:r w:rsidR="00DA731E" w:rsidRPr="00294AA8">
        <w:rPr>
          <w:rFonts w:ascii="Times New Roman" w:hAnsi="Times New Roman" w:cs="Times New Roman"/>
          <w:color w:val="000000" w:themeColor="text1"/>
        </w:rPr>
        <w:t xml:space="preserve"> against</w:t>
      </w:r>
      <w:r w:rsidR="009B5E52" w:rsidRPr="00294AA8">
        <w:rPr>
          <w:rFonts w:ascii="Times New Roman" w:hAnsi="Times New Roman" w:cs="Times New Roman"/>
          <w:color w:val="000000" w:themeColor="text1"/>
        </w:rPr>
        <w:t>.</w:t>
      </w:r>
    </w:p>
    <w:p w14:paraId="09FC6E1A" w14:textId="61EA41F3" w:rsidR="009B5E52" w:rsidRPr="00294AA8" w:rsidRDefault="009B5E52" w:rsidP="00BB7EE3">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fldChar w:fldCharType="begin"/>
      </w:r>
      <w:r w:rsidRPr="00294AA8">
        <w:rPr>
          <w:rFonts w:ascii="Times New Roman" w:hAnsi="Times New Roman" w:cs="Times New Roman"/>
          <w:b/>
          <w:bCs/>
          <w:color w:val="000000" w:themeColor="text1"/>
        </w:rPr>
        <w:instrText xml:space="preserve"> INCLUDEPICTURE "https://lh7-rt.googleusercontent.com/docsz/AD_4nXcwD2Orq_4nD750DjOedsmRaMb4GClnQ7z7VapVS4LvkwtAeRzjplGLbgmxHWsgq-Glq8dDl_OVyS63GNTh8rvTxZgyF-u1ssZRSKzDnte3OA6vc3p-3eAYK-UaW9OvmcqGsn5OFE__EhYlXdZaMSW1uGh8MjptQkR1OynMyw?key=rtbiBILGpzWpikskPSktZQ" \* MERGEFORMATINET </w:instrText>
      </w:r>
      <w:r w:rsidRPr="00294AA8">
        <w:rPr>
          <w:rFonts w:ascii="Times New Roman" w:hAnsi="Times New Roman" w:cs="Times New Roman"/>
          <w:b/>
          <w:bCs/>
          <w:color w:val="000000" w:themeColor="text1"/>
        </w:rPr>
        <w:fldChar w:fldCharType="separate"/>
      </w:r>
      <w:r w:rsidRPr="00294AA8">
        <w:rPr>
          <w:rFonts w:ascii="Times New Roman" w:hAnsi="Times New Roman" w:cs="Times New Roman"/>
          <w:b/>
          <w:bCs/>
          <w:noProof/>
          <w:color w:val="000000" w:themeColor="text1"/>
        </w:rPr>
        <w:drawing>
          <wp:inline distT="0" distB="0" distL="0" distR="0" wp14:anchorId="2034F144" wp14:editId="5C294F18">
            <wp:extent cx="4376175" cy="3152003"/>
            <wp:effectExtent l="0" t="0" r="5715" b="0"/>
            <wp:docPr id="1372874503" name="Picture 12"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74503" name="Picture 12" descr="A map of a city&#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3855" cy="3171940"/>
                    </a:xfrm>
                    <a:prstGeom prst="rect">
                      <a:avLst/>
                    </a:prstGeom>
                    <a:noFill/>
                    <a:ln>
                      <a:noFill/>
                    </a:ln>
                  </pic:spPr>
                </pic:pic>
              </a:graphicData>
            </a:graphic>
          </wp:inline>
        </w:drawing>
      </w:r>
      <w:r w:rsidRPr="00294AA8">
        <w:rPr>
          <w:rFonts w:ascii="Times New Roman" w:hAnsi="Times New Roman" w:cs="Times New Roman"/>
          <w:color w:val="000000" w:themeColor="text1"/>
        </w:rPr>
        <w:fldChar w:fldCharType="end"/>
      </w:r>
    </w:p>
    <w:p w14:paraId="34188029" w14:textId="6204AE9A" w:rsidR="009B5E52" w:rsidRPr="00294AA8" w:rsidRDefault="009B5E52" w:rsidP="00BB7EE3">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FIGURE 1</w:t>
      </w:r>
      <w:r w:rsidR="00134453"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Aerial view of Robert Taylor Homes in April of 1998</w:t>
      </w:r>
    </w:p>
    <w:p w14:paraId="2AF97EE3" w14:textId="41903F61" w:rsidR="009B5E52" w:rsidRPr="00294AA8" w:rsidRDefault="009B5E52" w:rsidP="00C5104C">
      <w:pPr>
        <w:spacing w:line="480" w:lineRule="auto"/>
        <w:jc w:val="center"/>
        <w:rPr>
          <w:rFonts w:ascii="Times New Roman" w:hAnsi="Times New Roman" w:cs="Times New Roman"/>
          <w:color w:val="000000" w:themeColor="text1"/>
        </w:rPr>
      </w:pPr>
      <w:r w:rsidRPr="00294AA8">
        <w:rPr>
          <w:rFonts w:ascii="Times New Roman" w:hAnsi="Times New Roman" w:cs="Times New Roman"/>
          <w:color w:val="000000" w:themeColor="text1"/>
        </w:rPr>
        <w:fldChar w:fldCharType="begin"/>
      </w:r>
      <w:r w:rsidRPr="00294AA8">
        <w:rPr>
          <w:rFonts w:ascii="Times New Roman" w:hAnsi="Times New Roman" w:cs="Times New Roman"/>
          <w:color w:val="000000" w:themeColor="text1"/>
        </w:rPr>
        <w:instrText xml:space="preserve"> INCLUDEPICTURE "https://lh7-rt.googleusercontent.com/docsz/AD_4nXccicBXRjVzOE4wsXEOVuwixYKN9Xvy0zi_FRd8p-hOyMelameZJ2-QdbsMivN95f0X_O2vZlbW457iphelGwJW-8-oz6Gs6kL4IM1cj0ktX37SqWS7Vl6_bPQDpkEc_Z5rTyCIhw6NfCh97b5V17QnckcPogQbts0FsnoP?key=rtbiBILGpzWpikskPSktZQ" \* MERGEFORMATINET </w:instrText>
      </w:r>
      <w:r w:rsidRPr="00294AA8">
        <w:rPr>
          <w:rFonts w:ascii="Times New Roman" w:hAnsi="Times New Roman" w:cs="Times New Roman"/>
          <w:color w:val="000000" w:themeColor="text1"/>
        </w:rPr>
        <w:fldChar w:fldCharType="separate"/>
      </w:r>
      <w:r w:rsidRPr="00294AA8">
        <w:rPr>
          <w:rFonts w:ascii="Times New Roman" w:hAnsi="Times New Roman" w:cs="Times New Roman"/>
          <w:noProof/>
          <w:color w:val="000000" w:themeColor="text1"/>
        </w:rPr>
        <w:drawing>
          <wp:inline distT="0" distB="0" distL="0" distR="0" wp14:anchorId="2A18917A" wp14:editId="560FE91A">
            <wp:extent cx="4506075" cy="3343875"/>
            <wp:effectExtent l="0" t="0" r="2540" b="0"/>
            <wp:docPr id="1662460097" name="Picture 11" descr="Aerial view of a neighborh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60097" name="Picture 11" descr="Aerial view of a neighborhoo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4877" cy="3357828"/>
                    </a:xfrm>
                    <a:prstGeom prst="rect">
                      <a:avLst/>
                    </a:prstGeom>
                    <a:noFill/>
                    <a:ln>
                      <a:noFill/>
                    </a:ln>
                  </pic:spPr>
                </pic:pic>
              </a:graphicData>
            </a:graphic>
          </wp:inline>
        </w:drawing>
      </w:r>
      <w:r w:rsidRPr="00294AA8">
        <w:rPr>
          <w:rFonts w:ascii="Times New Roman" w:hAnsi="Times New Roman" w:cs="Times New Roman"/>
          <w:color w:val="000000" w:themeColor="text1"/>
        </w:rPr>
        <w:fldChar w:fldCharType="end"/>
      </w:r>
    </w:p>
    <w:p w14:paraId="408583B6" w14:textId="0BDB816A" w:rsidR="009B5E52" w:rsidRPr="00294AA8" w:rsidRDefault="009B5E52" w:rsidP="00C5104C">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FIGURE 2</w:t>
      </w:r>
      <w:r w:rsidR="00134453"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Aerial view of Robert Taylor Homes in April of 2024</w:t>
      </w:r>
    </w:p>
    <w:p w14:paraId="451182A2" w14:textId="1987D1A4" w:rsidR="006660EE" w:rsidRPr="00294AA8" w:rsidRDefault="00AD6D20" w:rsidP="006660EE">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lastRenderedPageBreak/>
        <w:t xml:space="preserve">The poignant picture that </w:t>
      </w:r>
      <w:r w:rsidRPr="00294AA8">
        <w:rPr>
          <w:rFonts w:ascii="Times New Roman" w:hAnsi="Times New Roman" w:cs="Times New Roman"/>
          <w:i/>
          <w:iCs/>
          <w:color w:val="000000" w:themeColor="text1"/>
        </w:rPr>
        <w:t>Last Summer on State Street</w:t>
      </w:r>
      <w:r w:rsidRPr="00294AA8">
        <w:rPr>
          <w:rFonts w:ascii="Times New Roman" w:hAnsi="Times New Roman" w:cs="Times New Roman"/>
          <w:color w:val="000000" w:themeColor="text1"/>
        </w:rPr>
        <w:t xml:space="preserve"> paints when </w:t>
      </w:r>
      <w:r w:rsidR="00F9128C" w:rsidRPr="00294AA8">
        <w:rPr>
          <w:rFonts w:ascii="Times New Roman" w:hAnsi="Times New Roman" w:cs="Times New Roman"/>
          <w:color w:val="000000" w:themeColor="text1"/>
        </w:rPr>
        <w:t>juxtaposed</w:t>
      </w:r>
      <w:r w:rsidRPr="00294AA8">
        <w:rPr>
          <w:rFonts w:ascii="Times New Roman" w:hAnsi="Times New Roman" w:cs="Times New Roman"/>
          <w:color w:val="000000" w:themeColor="text1"/>
        </w:rPr>
        <w:t xml:space="preserve"> with its real-world </w:t>
      </w:r>
      <w:r w:rsidR="00F9128C" w:rsidRPr="00294AA8">
        <w:rPr>
          <w:rFonts w:ascii="Times New Roman" w:hAnsi="Times New Roman" w:cs="Times New Roman"/>
          <w:color w:val="000000" w:themeColor="text1"/>
        </w:rPr>
        <w:t>setting</w:t>
      </w:r>
      <w:r w:rsidRPr="00294AA8">
        <w:rPr>
          <w:rFonts w:ascii="Times New Roman" w:hAnsi="Times New Roman" w:cs="Times New Roman"/>
          <w:color w:val="000000" w:themeColor="text1"/>
        </w:rPr>
        <w:t xml:space="preserve"> </w:t>
      </w:r>
      <w:r w:rsidR="00F9128C" w:rsidRPr="00294AA8">
        <w:rPr>
          <w:rFonts w:ascii="Times New Roman" w:hAnsi="Times New Roman" w:cs="Times New Roman"/>
          <w:color w:val="000000" w:themeColor="text1"/>
        </w:rPr>
        <w:t xml:space="preserve">is </w:t>
      </w:r>
      <w:r w:rsidR="00CE61B0" w:rsidRPr="00294AA8">
        <w:rPr>
          <w:rFonts w:ascii="Times New Roman" w:hAnsi="Times New Roman" w:cs="Times New Roman"/>
          <w:color w:val="000000" w:themeColor="text1"/>
        </w:rPr>
        <w:t xml:space="preserve">distinctive </w:t>
      </w:r>
      <w:r w:rsidR="00B56931" w:rsidRPr="00294AA8">
        <w:rPr>
          <w:rFonts w:ascii="Times New Roman" w:hAnsi="Times New Roman" w:cs="Times New Roman"/>
          <w:color w:val="000000" w:themeColor="text1"/>
        </w:rPr>
        <w:t>because its geographic realism allows for easy plotting</w:t>
      </w:r>
      <w:r w:rsidR="006660EE" w:rsidRPr="00294AA8">
        <w:rPr>
          <w:rFonts w:ascii="Times New Roman" w:hAnsi="Times New Roman" w:cs="Times New Roman"/>
          <w:color w:val="000000" w:themeColor="text1"/>
        </w:rPr>
        <w:t>. This discovery became apparent once we attempted to use GIS software to map t</w:t>
      </w:r>
      <w:r w:rsidR="002A765F" w:rsidRPr="00294AA8">
        <w:rPr>
          <w:rFonts w:ascii="Times New Roman" w:hAnsi="Times New Roman" w:cs="Times New Roman"/>
          <w:color w:val="000000" w:themeColor="text1"/>
        </w:rPr>
        <w:t>he other titles</w:t>
      </w:r>
      <w:r w:rsidR="006660EE" w:rsidRPr="00294AA8">
        <w:rPr>
          <w:rFonts w:ascii="Times New Roman" w:hAnsi="Times New Roman" w:cs="Times New Roman"/>
          <w:color w:val="000000" w:themeColor="text1"/>
        </w:rPr>
        <w:t xml:space="preserve">. </w:t>
      </w:r>
      <w:r w:rsidR="00A234BB" w:rsidRPr="00294AA8">
        <w:rPr>
          <w:rFonts w:ascii="Times New Roman" w:hAnsi="Times New Roman" w:cs="Times New Roman"/>
          <w:color w:val="000000" w:themeColor="text1"/>
        </w:rPr>
        <w:t xml:space="preserve">While not all </w:t>
      </w:r>
      <w:r w:rsidR="004E6BF3" w:rsidRPr="00294AA8">
        <w:rPr>
          <w:rFonts w:ascii="Times New Roman" w:hAnsi="Times New Roman" w:cs="Times New Roman"/>
          <w:color w:val="000000" w:themeColor="text1"/>
        </w:rPr>
        <w:t xml:space="preserve">works </w:t>
      </w:r>
      <w:r w:rsidR="00582A51" w:rsidRPr="00294AA8">
        <w:rPr>
          <w:rFonts w:ascii="Times New Roman" w:hAnsi="Times New Roman" w:cs="Times New Roman"/>
          <w:color w:val="000000" w:themeColor="text1"/>
        </w:rPr>
        <w:t>emphasize</w:t>
      </w:r>
      <w:r w:rsidR="004E6BF3" w:rsidRPr="00294AA8">
        <w:rPr>
          <w:rFonts w:ascii="Times New Roman" w:hAnsi="Times New Roman" w:cs="Times New Roman"/>
          <w:color w:val="000000" w:themeColor="text1"/>
        </w:rPr>
        <w:t xml:space="preserve"> </w:t>
      </w:r>
      <w:r w:rsidR="006E2C69" w:rsidRPr="00294AA8">
        <w:rPr>
          <w:rFonts w:ascii="Times New Roman" w:hAnsi="Times New Roman" w:cs="Times New Roman"/>
          <w:color w:val="000000" w:themeColor="text1"/>
        </w:rPr>
        <w:t xml:space="preserve">geography in the same </w:t>
      </w:r>
      <w:r w:rsidR="00582A51" w:rsidRPr="00294AA8">
        <w:rPr>
          <w:rFonts w:ascii="Times New Roman" w:hAnsi="Times New Roman" w:cs="Times New Roman"/>
          <w:color w:val="000000" w:themeColor="text1"/>
        </w:rPr>
        <w:t>manner</w:t>
      </w:r>
      <w:r w:rsidR="006660EE" w:rsidRPr="00294AA8">
        <w:rPr>
          <w:rFonts w:ascii="Times New Roman" w:hAnsi="Times New Roman" w:cs="Times New Roman"/>
          <w:color w:val="000000" w:themeColor="text1"/>
        </w:rPr>
        <w:t xml:space="preserve">, </w:t>
      </w:r>
      <w:r w:rsidR="00945741" w:rsidRPr="00294AA8">
        <w:rPr>
          <w:rFonts w:ascii="Times New Roman" w:hAnsi="Times New Roman" w:cs="Times New Roman"/>
          <w:color w:val="000000" w:themeColor="text1"/>
        </w:rPr>
        <w:t>we argue that</w:t>
      </w:r>
      <w:r w:rsidR="00B23FAE" w:rsidRPr="00294AA8">
        <w:rPr>
          <w:rFonts w:ascii="Times New Roman" w:hAnsi="Times New Roman" w:cs="Times New Roman"/>
          <w:color w:val="000000" w:themeColor="text1"/>
        </w:rPr>
        <w:t xml:space="preserve"> </w:t>
      </w:r>
      <w:r w:rsidR="000A250A" w:rsidRPr="00294AA8">
        <w:rPr>
          <w:rFonts w:ascii="Times New Roman" w:hAnsi="Times New Roman" w:cs="Times New Roman"/>
          <w:color w:val="000000" w:themeColor="text1"/>
        </w:rPr>
        <w:t>this collection of works</w:t>
      </w:r>
      <w:r w:rsidR="001D27DF" w:rsidRPr="00294AA8">
        <w:rPr>
          <w:rFonts w:ascii="Times New Roman" w:hAnsi="Times New Roman" w:cs="Times New Roman"/>
          <w:color w:val="000000" w:themeColor="text1"/>
        </w:rPr>
        <w:t xml:space="preserve"> illustrates</w:t>
      </w:r>
      <w:r w:rsidR="006660EE" w:rsidRPr="00294AA8">
        <w:rPr>
          <w:rFonts w:ascii="Times New Roman" w:hAnsi="Times New Roman" w:cs="Times New Roman"/>
          <w:color w:val="000000" w:themeColor="text1"/>
        </w:rPr>
        <w:t xml:space="preserve"> examples of geographic erasure in two ways</w:t>
      </w:r>
      <w:r w:rsidR="00B16E37" w:rsidRPr="00294AA8">
        <w:rPr>
          <w:rFonts w:ascii="Times New Roman" w:hAnsi="Times New Roman" w:cs="Times New Roman"/>
          <w:color w:val="000000" w:themeColor="text1"/>
        </w:rPr>
        <w:t>, one more understandable than the other</w:t>
      </w:r>
      <w:r w:rsidR="006660EE" w:rsidRPr="00294AA8">
        <w:rPr>
          <w:rFonts w:ascii="Times New Roman" w:hAnsi="Times New Roman" w:cs="Times New Roman"/>
          <w:color w:val="000000" w:themeColor="text1"/>
        </w:rPr>
        <w:t xml:space="preserve">. First, </w:t>
      </w:r>
      <w:r w:rsidR="00214934" w:rsidRPr="00294AA8">
        <w:rPr>
          <w:rFonts w:ascii="Times New Roman" w:hAnsi="Times New Roman" w:cs="Times New Roman"/>
          <w:color w:val="000000" w:themeColor="text1"/>
        </w:rPr>
        <w:t>like</w:t>
      </w:r>
      <w:r w:rsidR="00FC40BE" w:rsidRPr="00294AA8">
        <w:rPr>
          <w:rFonts w:ascii="Times New Roman" w:hAnsi="Times New Roman" w:cs="Times New Roman"/>
          <w:color w:val="000000" w:themeColor="text1"/>
        </w:rPr>
        <w:t xml:space="preserve"> </w:t>
      </w:r>
      <w:r w:rsidR="00F944B7" w:rsidRPr="00294AA8">
        <w:rPr>
          <w:rFonts w:ascii="Times New Roman" w:hAnsi="Times New Roman" w:cs="Times New Roman"/>
          <w:color w:val="000000" w:themeColor="text1"/>
        </w:rPr>
        <w:t xml:space="preserve">ethnographic studies, </w:t>
      </w:r>
      <w:r w:rsidR="006660EE" w:rsidRPr="00294AA8">
        <w:rPr>
          <w:rFonts w:ascii="Times New Roman" w:hAnsi="Times New Roman" w:cs="Times New Roman"/>
          <w:color w:val="000000" w:themeColor="text1"/>
        </w:rPr>
        <w:t xml:space="preserve">authors </w:t>
      </w:r>
      <w:r w:rsidR="00A73A67" w:rsidRPr="00294AA8">
        <w:rPr>
          <w:rFonts w:ascii="Times New Roman" w:hAnsi="Times New Roman" w:cs="Times New Roman"/>
          <w:color w:val="000000" w:themeColor="text1"/>
        </w:rPr>
        <w:t>might</w:t>
      </w:r>
      <w:r w:rsidR="006660EE" w:rsidRPr="00294AA8">
        <w:rPr>
          <w:rFonts w:ascii="Times New Roman" w:hAnsi="Times New Roman" w:cs="Times New Roman"/>
          <w:color w:val="000000" w:themeColor="text1"/>
        </w:rPr>
        <w:t xml:space="preserve"> not include </w:t>
      </w:r>
      <w:r w:rsidR="00FA10C3" w:rsidRPr="00294AA8">
        <w:rPr>
          <w:rFonts w:ascii="Times New Roman" w:hAnsi="Times New Roman" w:cs="Times New Roman"/>
          <w:color w:val="000000" w:themeColor="text1"/>
        </w:rPr>
        <w:t xml:space="preserve">the </w:t>
      </w:r>
      <w:r w:rsidR="00FB4A13" w:rsidRPr="00294AA8">
        <w:rPr>
          <w:rFonts w:ascii="Times New Roman" w:hAnsi="Times New Roman" w:cs="Times New Roman"/>
          <w:color w:val="000000" w:themeColor="text1"/>
        </w:rPr>
        <w:t xml:space="preserve">specific </w:t>
      </w:r>
      <w:r w:rsidR="006660EE" w:rsidRPr="00294AA8">
        <w:rPr>
          <w:rFonts w:ascii="Times New Roman" w:hAnsi="Times New Roman" w:cs="Times New Roman"/>
          <w:color w:val="000000" w:themeColor="text1"/>
        </w:rPr>
        <w:t>name of the public housing communit</w:t>
      </w:r>
      <w:r w:rsidR="00A05DFD" w:rsidRPr="00294AA8">
        <w:rPr>
          <w:rFonts w:ascii="Times New Roman" w:hAnsi="Times New Roman" w:cs="Times New Roman"/>
          <w:color w:val="000000" w:themeColor="text1"/>
        </w:rPr>
        <w:t>y</w:t>
      </w:r>
      <w:r w:rsidR="006660EE" w:rsidRPr="00294AA8">
        <w:rPr>
          <w:rFonts w:ascii="Times New Roman" w:hAnsi="Times New Roman" w:cs="Times New Roman"/>
          <w:color w:val="000000" w:themeColor="text1"/>
        </w:rPr>
        <w:t xml:space="preserve"> </w:t>
      </w:r>
      <w:r w:rsidR="000F1AA0" w:rsidRPr="00294AA8">
        <w:rPr>
          <w:rFonts w:ascii="Times New Roman" w:hAnsi="Times New Roman" w:cs="Times New Roman"/>
          <w:color w:val="000000" w:themeColor="text1"/>
        </w:rPr>
        <w:t>for</w:t>
      </w:r>
      <w:r w:rsidR="006660EE" w:rsidRPr="00294AA8">
        <w:rPr>
          <w:rFonts w:ascii="Times New Roman" w:hAnsi="Times New Roman" w:cs="Times New Roman"/>
          <w:color w:val="000000" w:themeColor="text1"/>
        </w:rPr>
        <w:t xml:space="preserve"> anonymity </w:t>
      </w:r>
      <w:r w:rsidR="00D130A6" w:rsidRPr="00294AA8">
        <w:rPr>
          <w:rFonts w:ascii="Times New Roman" w:hAnsi="Times New Roman" w:cs="Times New Roman"/>
          <w:color w:val="000000" w:themeColor="text1"/>
        </w:rPr>
        <w:t>or creative</w:t>
      </w:r>
      <w:r w:rsidR="006660EE" w:rsidRPr="00294AA8">
        <w:rPr>
          <w:rFonts w:ascii="Times New Roman" w:hAnsi="Times New Roman" w:cs="Times New Roman"/>
          <w:color w:val="000000" w:themeColor="text1"/>
        </w:rPr>
        <w:t xml:space="preserve"> reasons</w:t>
      </w:r>
      <w:r w:rsidR="0053627D" w:rsidRPr="00294AA8">
        <w:rPr>
          <w:rFonts w:ascii="Times New Roman" w:hAnsi="Times New Roman" w:cs="Times New Roman"/>
          <w:color w:val="000000" w:themeColor="text1"/>
        </w:rPr>
        <w:t>,</w:t>
      </w:r>
      <w:r w:rsidR="00377701" w:rsidRPr="00294AA8">
        <w:rPr>
          <w:rFonts w:ascii="Times New Roman" w:hAnsi="Times New Roman" w:cs="Times New Roman"/>
          <w:color w:val="000000" w:themeColor="text1"/>
        </w:rPr>
        <w:t xml:space="preserve"> and</w:t>
      </w:r>
      <w:r w:rsidR="006660EE" w:rsidRPr="00294AA8">
        <w:rPr>
          <w:rFonts w:ascii="Times New Roman" w:hAnsi="Times New Roman" w:cs="Times New Roman"/>
          <w:color w:val="000000" w:themeColor="text1"/>
        </w:rPr>
        <w:t xml:space="preserve"> fictional names </w:t>
      </w:r>
      <w:r w:rsidR="00377701" w:rsidRPr="00294AA8">
        <w:rPr>
          <w:rFonts w:ascii="Times New Roman" w:hAnsi="Times New Roman" w:cs="Times New Roman"/>
          <w:color w:val="000000" w:themeColor="text1"/>
        </w:rPr>
        <w:t xml:space="preserve">are </w:t>
      </w:r>
      <w:r w:rsidR="00CF60A5" w:rsidRPr="00294AA8">
        <w:rPr>
          <w:rFonts w:ascii="Times New Roman" w:hAnsi="Times New Roman" w:cs="Times New Roman"/>
          <w:color w:val="000000" w:themeColor="text1"/>
        </w:rPr>
        <w:t>difficult</w:t>
      </w:r>
      <w:r w:rsidR="006660EE" w:rsidRPr="00294AA8">
        <w:rPr>
          <w:rFonts w:ascii="Times New Roman" w:hAnsi="Times New Roman" w:cs="Times New Roman"/>
          <w:color w:val="000000" w:themeColor="text1"/>
        </w:rPr>
        <w:t xml:space="preserve"> to map</w:t>
      </w:r>
      <w:r w:rsidR="00377701" w:rsidRPr="00294AA8">
        <w:rPr>
          <w:rFonts w:ascii="Times New Roman" w:hAnsi="Times New Roman" w:cs="Times New Roman"/>
          <w:color w:val="000000" w:themeColor="text1"/>
        </w:rPr>
        <w:t xml:space="preserve"> in the </w:t>
      </w:r>
      <w:r w:rsidR="003D7179" w:rsidRPr="00294AA8">
        <w:rPr>
          <w:rFonts w:ascii="Times New Roman" w:hAnsi="Times New Roman" w:cs="Times New Roman"/>
          <w:color w:val="000000" w:themeColor="text1"/>
        </w:rPr>
        <w:t>realist</w:t>
      </w:r>
      <w:r w:rsidR="00541C54" w:rsidRPr="00294AA8">
        <w:rPr>
          <w:rFonts w:ascii="Times New Roman" w:hAnsi="Times New Roman" w:cs="Times New Roman"/>
          <w:color w:val="000000" w:themeColor="text1"/>
        </w:rPr>
        <w:t xml:space="preserve"> </w:t>
      </w:r>
      <w:r w:rsidR="00044BE4" w:rsidRPr="00294AA8">
        <w:rPr>
          <w:rFonts w:ascii="Times New Roman" w:hAnsi="Times New Roman" w:cs="Times New Roman"/>
          <w:color w:val="000000" w:themeColor="text1"/>
        </w:rPr>
        <w:t>sense we were attempting</w:t>
      </w:r>
      <w:r w:rsidR="006660EE" w:rsidRPr="00294AA8">
        <w:rPr>
          <w:rFonts w:ascii="Times New Roman" w:hAnsi="Times New Roman" w:cs="Times New Roman"/>
          <w:color w:val="000000" w:themeColor="text1"/>
        </w:rPr>
        <w:t xml:space="preserve">. Second, and far more common, </w:t>
      </w:r>
      <w:r w:rsidR="00B47BD3" w:rsidRPr="00294AA8">
        <w:rPr>
          <w:rFonts w:ascii="Times New Roman" w:hAnsi="Times New Roman" w:cs="Times New Roman"/>
          <w:color w:val="000000" w:themeColor="text1"/>
        </w:rPr>
        <w:t xml:space="preserve">we found </w:t>
      </w:r>
      <w:r w:rsidR="006660EE" w:rsidRPr="00294AA8">
        <w:rPr>
          <w:rFonts w:ascii="Times New Roman" w:hAnsi="Times New Roman" w:cs="Times New Roman"/>
          <w:color w:val="000000" w:themeColor="text1"/>
        </w:rPr>
        <w:t xml:space="preserve">that </w:t>
      </w:r>
      <w:r w:rsidR="00B56931" w:rsidRPr="00294AA8">
        <w:rPr>
          <w:rFonts w:ascii="Times New Roman" w:hAnsi="Times New Roman" w:cs="Times New Roman"/>
          <w:color w:val="000000" w:themeColor="text1"/>
        </w:rPr>
        <w:t xml:space="preserve">some </w:t>
      </w:r>
      <w:r w:rsidR="006660EE" w:rsidRPr="00294AA8">
        <w:rPr>
          <w:rFonts w:ascii="Times New Roman" w:hAnsi="Times New Roman" w:cs="Times New Roman"/>
          <w:color w:val="000000" w:themeColor="text1"/>
        </w:rPr>
        <w:t xml:space="preserve">communities mentioned in the texts had been erased from the historic record. </w:t>
      </w:r>
      <w:r w:rsidR="00905D17" w:rsidRPr="00294AA8">
        <w:rPr>
          <w:rFonts w:ascii="Times New Roman" w:hAnsi="Times New Roman" w:cs="Times New Roman"/>
          <w:color w:val="000000" w:themeColor="text1"/>
        </w:rPr>
        <w:t>That is</w:t>
      </w:r>
      <w:r w:rsidR="006660EE" w:rsidRPr="00294AA8">
        <w:rPr>
          <w:rFonts w:ascii="Times New Roman" w:hAnsi="Times New Roman" w:cs="Times New Roman"/>
          <w:color w:val="000000" w:themeColor="text1"/>
        </w:rPr>
        <w:t xml:space="preserve">, the physical coordinates, building blueprints, </w:t>
      </w:r>
      <w:r w:rsidR="00B81087" w:rsidRPr="00294AA8">
        <w:rPr>
          <w:rFonts w:ascii="Times New Roman" w:hAnsi="Times New Roman" w:cs="Times New Roman"/>
          <w:color w:val="000000" w:themeColor="text1"/>
        </w:rPr>
        <w:t>and</w:t>
      </w:r>
      <w:r w:rsidR="006660EE" w:rsidRPr="00294AA8">
        <w:rPr>
          <w:rFonts w:ascii="Times New Roman" w:hAnsi="Times New Roman" w:cs="Times New Roman"/>
          <w:color w:val="000000" w:themeColor="text1"/>
        </w:rPr>
        <w:t xml:space="preserve"> other documentation of these communities were </w:t>
      </w:r>
      <w:r w:rsidR="00B60ABA" w:rsidRPr="00294AA8">
        <w:rPr>
          <w:rFonts w:ascii="Times New Roman" w:hAnsi="Times New Roman" w:cs="Times New Roman"/>
          <w:color w:val="000000" w:themeColor="text1"/>
        </w:rPr>
        <w:t>challenging</w:t>
      </w:r>
      <w:r w:rsidR="006660EE" w:rsidRPr="00294AA8">
        <w:rPr>
          <w:rFonts w:ascii="Times New Roman" w:hAnsi="Times New Roman" w:cs="Times New Roman"/>
          <w:color w:val="000000" w:themeColor="text1"/>
        </w:rPr>
        <w:t xml:space="preserve"> to find from a centralized source. While there is a dataset from the U.S. Department of Housing and Urban Development of </w:t>
      </w:r>
      <w:r w:rsidR="000F06A2" w:rsidRPr="00294AA8">
        <w:rPr>
          <w:rFonts w:ascii="Times New Roman" w:hAnsi="Times New Roman" w:cs="Times New Roman"/>
          <w:color w:val="000000" w:themeColor="text1"/>
        </w:rPr>
        <w:t>all</w:t>
      </w:r>
      <w:r w:rsidR="006660EE" w:rsidRPr="00294AA8">
        <w:rPr>
          <w:rFonts w:ascii="Times New Roman" w:hAnsi="Times New Roman" w:cs="Times New Roman"/>
          <w:color w:val="000000" w:themeColor="text1"/>
        </w:rPr>
        <w:t xml:space="preserve"> </w:t>
      </w:r>
      <w:r w:rsidR="006660EE" w:rsidRPr="00294AA8">
        <w:rPr>
          <w:rFonts w:ascii="Times New Roman" w:hAnsi="Times New Roman" w:cs="Times New Roman"/>
          <w:i/>
          <w:iCs/>
          <w:color w:val="000000" w:themeColor="text1"/>
        </w:rPr>
        <w:t>current</w:t>
      </w:r>
      <w:r w:rsidR="006660EE" w:rsidRPr="00294AA8">
        <w:rPr>
          <w:rFonts w:ascii="Times New Roman" w:hAnsi="Times New Roman" w:cs="Times New Roman"/>
          <w:color w:val="000000" w:themeColor="text1"/>
        </w:rPr>
        <w:t xml:space="preserve"> public housing locations that is available to the public and easily </w:t>
      </w:r>
      <w:r w:rsidR="00313BE0" w:rsidRPr="00294AA8">
        <w:rPr>
          <w:rFonts w:ascii="Times New Roman" w:hAnsi="Times New Roman" w:cs="Times New Roman"/>
          <w:color w:val="000000" w:themeColor="text1"/>
        </w:rPr>
        <w:t>correlated</w:t>
      </w:r>
      <w:r w:rsidR="006660EE" w:rsidRPr="00294AA8">
        <w:rPr>
          <w:rFonts w:ascii="Times New Roman" w:hAnsi="Times New Roman" w:cs="Times New Roman"/>
          <w:color w:val="000000" w:themeColor="text1"/>
        </w:rPr>
        <w:t xml:space="preserve"> through GIS software like ArcGIS, </w:t>
      </w:r>
      <w:r w:rsidR="00492F9C" w:rsidRPr="00294AA8">
        <w:rPr>
          <w:rFonts w:ascii="Times New Roman" w:hAnsi="Times New Roman" w:cs="Times New Roman"/>
          <w:color w:val="000000" w:themeColor="text1"/>
        </w:rPr>
        <w:t>a</w:t>
      </w:r>
      <w:r w:rsidR="006660EE" w:rsidRPr="00294AA8">
        <w:rPr>
          <w:rFonts w:ascii="Times New Roman" w:hAnsi="Times New Roman" w:cs="Times New Roman"/>
          <w:color w:val="000000" w:themeColor="text1"/>
        </w:rPr>
        <w:t xml:space="preserve"> complete, central, reliable, and accurate record of the country’s public housing communities </w:t>
      </w:r>
      <w:r w:rsidR="00492F9C" w:rsidRPr="00294AA8">
        <w:rPr>
          <w:rFonts w:ascii="Times New Roman" w:hAnsi="Times New Roman" w:cs="Times New Roman"/>
          <w:color w:val="000000" w:themeColor="text1"/>
        </w:rPr>
        <w:t>from public housing’s inception is hard to find</w:t>
      </w:r>
      <w:r w:rsidR="006660EE" w:rsidRPr="00294AA8">
        <w:rPr>
          <w:rFonts w:ascii="Times New Roman" w:hAnsi="Times New Roman" w:cs="Times New Roman"/>
          <w:color w:val="000000" w:themeColor="text1"/>
        </w:rPr>
        <w:t>.</w:t>
      </w:r>
      <w:r w:rsidR="0072516A" w:rsidRPr="00294AA8">
        <w:rPr>
          <w:rStyle w:val="EndnoteReference"/>
          <w:rFonts w:ascii="Times New Roman" w:hAnsi="Times New Roman" w:cs="Times New Roman"/>
          <w:color w:val="000000" w:themeColor="text1"/>
        </w:rPr>
        <w:endnoteReference w:id="9"/>
      </w:r>
      <w:r w:rsidR="006660EE" w:rsidRPr="00294AA8">
        <w:rPr>
          <w:rFonts w:ascii="Times New Roman" w:hAnsi="Times New Roman" w:cs="Times New Roman"/>
          <w:color w:val="000000" w:themeColor="text1"/>
        </w:rPr>
        <w:t xml:space="preserve"> </w:t>
      </w:r>
      <w:r w:rsidR="00466227" w:rsidRPr="00294AA8">
        <w:rPr>
          <w:rFonts w:ascii="Times New Roman" w:hAnsi="Times New Roman" w:cs="Times New Roman"/>
          <w:color w:val="000000" w:themeColor="text1"/>
        </w:rPr>
        <w:t>Albeit t</w:t>
      </w:r>
      <w:r w:rsidR="003241F6" w:rsidRPr="00294AA8">
        <w:rPr>
          <w:rFonts w:ascii="Times New Roman" w:hAnsi="Times New Roman" w:cs="Times New Roman"/>
          <w:color w:val="000000" w:themeColor="text1"/>
        </w:rPr>
        <w:t>he</w:t>
      </w:r>
      <w:r w:rsidR="006660EE" w:rsidRPr="00294AA8">
        <w:rPr>
          <w:rFonts w:ascii="Times New Roman" w:hAnsi="Times New Roman" w:cs="Times New Roman"/>
          <w:color w:val="000000" w:themeColor="text1"/>
        </w:rPr>
        <w:t xml:space="preserve"> </w:t>
      </w:r>
      <w:r w:rsidR="00766D64" w:rsidRPr="00294AA8">
        <w:rPr>
          <w:rFonts w:ascii="Times New Roman" w:hAnsi="Times New Roman" w:cs="Times New Roman"/>
          <w:color w:val="000000" w:themeColor="text1"/>
        </w:rPr>
        <w:t xml:space="preserve">ideal would be </w:t>
      </w:r>
      <w:r w:rsidR="00D65564" w:rsidRPr="00294AA8">
        <w:rPr>
          <w:rFonts w:ascii="Times New Roman" w:hAnsi="Times New Roman" w:cs="Times New Roman"/>
          <w:color w:val="000000" w:themeColor="text1"/>
        </w:rPr>
        <w:t>to pinpoint</w:t>
      </w:r>
      <w:r w:rsidR="006660EE" w:rsidRPr="00294AA8">
        <w:rPr>
          <w:rFonts w:ascii="Times New Roman" w:hAnsi="Times New Roman" w:cs="Times New Roman"/>
          <w:color w:val="000000" w:themeColor="text1"/>
        </w:rPr>
        <w:t xml:space="preserve"> exact coordinates or building plans</w:t>
      </w:r>
      <w:r w:rsidR="00466227" w:rsidRPr="00294AA8">
        <w:rPr>
          <w:rFonts w:ascii="Times New Roman" w:hAnsi="Times New Roman" w:cs="Times New Roman"/>
          <w:color w:val="000000" w:themeColor="text1"/>
        </w:rPr>
        <w:t xml:space="preserve">, </w:t>
      </w:r>
      <w:r w:rsidR="0096514C" w:rsidRPr="00294AA8">
        <w:rPr>
          <w:rFonts w:ascii="Times New Roman" w:hAnsi="Times New Roman" w:cs="Times New Roman"/>
          <w:color w:val="000000" w:themeColor="text1"/>
        </w:rPr>
        <w:t>i</w:t>
      </w:r>
      <w:r w:rsidR="00466227" w:rsidRPr="00294AA8">
        <w:rPr>
          <w:rFonts w:ascii="Times New Roman" w:hAnsi="Times New Roman" w:cs="Times New Roman"/>
          <w:color w:val="000000" w:themeColor="text1"/>
        </w:rPr>
        <w:t>n some cases, we have aligned community names, both fictional and factual, to general geographic areas.</w:t>
      </w:r>
      <w:r w:rsidR="006660EE" w:rsidRPr="00294AA8">
        <w:rPr>
          <w:rFonts w:ascii="Times New Roman" w:hAnsi="Times New Roman" w:cs="Times New Roman"/>
          <w:color w:val="000000" w:themeColor="text1"/>
        </w:rPr>
        <w:t> </w:t>
      </w:r>
    </w:p>
    <w:p w14:paraId="7A56E68B" w14:textId="442A1FAF" w:rsidR="00765607" w:rsidRPr="00294AA8" w:rsidRDefault="00EB521F" w:rsidP="0003042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Nevertheless,</w:t>
      </w:r>
      <w:r w:rsidR="008D2EE1" w:rsidRPr="00294AA8">
        <w:rPr>
          <w:rFonts w:ascii="Times New Roman" w:hAnsi="Times New Roman" w:cs="Times New Roman"/>
          <w:color w:val="000000" w:themeColor="text1"/>
        </w:rPr>
        <w:t xml:space="preserve"> curating the database</w:t>
      </w:r>
      <w:r w:rsidRPr="00294AA8">
        <w:rPr>
          <w:rFonts w:ascii="Times New Roman" w:hAnsi="Times New Roman" w:cs="Times New Roman"/>
          <w:color w:val="000000" w:themeColor="text1"/>
        </w:rPr>
        <w:t xml:space="preserve"> </w:t>
      </w:r>
      <w:r w:rsidR="00CA2105" w:rsidRPr="00294AA8">
        <w:rPr>
          <w:rFonts w:ascii="Times New Roman" w:hAnsi="Times New Roman" w:cs="Times New Roman"/>
          <w:color w:val="000000" w:themeColor="text1"/>
        </w:rPr>
        <w:t xml:space="preserve">led to </w:t>
      </w:r>
      <w:r w:rsidR="00D36F4A" w:rsidRPr="00294AA8">
        <w:rPr>
          <w:rFonts w:ascii="Times New Roman" w:hAnsi="Times New Roman" w:cs="Times New Roman"/>
          <w:color w:val="000000" w:themeColor="text1"/>
        </w:rPr>
        <w:t>several</w:t>
      </w:r>
      <w:r w:rsidR="00CA2105" w:rsidRPr="00294AA8">
        <w:rPr>
          <w:rFonts w:ascii="Times New Roman" w:hAnsi="Times New Roman" w:cs="Times New Roman"/>
          <w:color w:val="000000" w:themeColor="text1"/>
        </w:rPr>
        <w:t xml:space="preserve"> findings </w:t>
      </w:r>
      <w:r w:rsidR="004F4A09" w:rsidRPr="00294AA8">
        <w:rPr>
          <w:rFonts w:ascii="Times New Roman" w:hAnsi="Times New Roman" w:cs="Times New Roman"/>
          <w:color w:val="000000" w:themeColor="text1"/>
        </w:rPr>
        <w:t xml:space="preserve">likely </w:t>
      </w:r>
      <w:r w:rsidR="00CA2105" w:rsidRPr="00294AA8">
        <w:rPr>
          <w:rFonts w:ascii="Times New Roman" w:hAnsi="Times New Roman" w:cs="Times New Roman"/>
          <w:color w:val="000000" w:themeColor="text1"/>
        </w:rPr>
        <w:t>of interest to scholars from a wide range</w:t>
      </w:r>
      <w:r w:rsidR="000C022D" w:rsidRPr="00294AA8">
        <w:rPr>
          <w:rFonts w:ascii="Times New Roman" w:hAnsi="Times New Roman" w:cs="Times New Roman"/>
          <w:color w:val="000000" w:themeColor="text1"/>
        </w:rPr>
        <w:t xml:space="preserve"> of </w:t>
      </w:r>
      <w:r w:rsidR="00CA2105" w:rsidRPr="00294AA8">
        <w:rPr>
          <w:rFonts w:ascii="Times New Roman" w:hAnsi="Times New Roman" w:cs="Times New Roman"/>
          <w:color w:val="000000" w:themeColor="text1"/>
        </w:rPr>
        <w:t>disciplines</w:t>
      </w:r>
      <w:r w:rsidR="008B5C8C" w:rsidRPr="00294AA8">
        <w:rPr>
          <w:rFonts w:ascii="Times New Roman" w:hAnsi="Times New Roman" w:cs="Times New Roman"/>
          <w:color w:val="000000" w:themeColor="text1"/>
        </w:rPr>
        <w:t>,</w:t>
      </w:r>
      <w:r w:rsidR="00CA2105" w:rsidRPr="00294AA8">
        <w:rPr>
          <w:rFonts w:ascii="Times New Roman" w:hAnsi="Times New Roman" w:cs="Times New Roman"/>
          <w:color w:val="000000" w:themeColor="text1"/>
        </w:rPr>
        <w:t xml:space="preserve"> including geography, computer science, GIS, information sciences and sociology.</w:t>
      </w:r>
      <w:r w:rsidR="00A512E0" w:rsidRPr="00294AA8">
        <w:rPr>
          <w:rFonts w:ascii="Times New Roman" w:hAnsi="Times New Roman" w:cs="Times New Roman"/>
          <w:color w:val="000000" w:themeColor="text1"/>
        </w:rPr>
        <w:t xml:space="preserve"> For example, </w:t>
      </w:r>
      <w:r w:rsidR="00BE2C0F" w:rsidRPr="00294AA8">
        <w:rPr>
          <w:rFonts w:ascii="Times New Roman" w:hAnsi="Times New Roman" w:cs="Times New Roman"/>
          <w:color w:val="000000" w:themeColor="text1"/>
        </w:rPr>
        <w:t xml:space="preserve">a quick profile from the </w:t>
      </w:r>
      <w:proofErr w:type="spellStart"/>
      <w:r w:rsidR="00BE2C0F" w:rsidRPr="00294AA8">
        <w:rPr>
          <w:rFonts w:ascii="Times New Roman" w:hAnsi="Times New Roman" w:cs="Times New Roman"/>
          <w:color w:val="000000" w:themeColor="text1"/>
        </w:rPr>
        <w:t>StoryMap</w:t>
      </w:r>
      <w:proofErr w:type="spellEnd"/>
      <w:r w:rsidR="00BE2C0F" w:rsidRPr="00294AA8">
        <w:rPr>
          <w:rFonts w:ascii="Times New Roman" w:hAnsi="Times New Roman" w:cs="Times New Roman"/>
          <w:color w:val="000000" w:themeColor="text1"/>
        </w:rPr>
        <w:t xml:space="preserve"> </w:t>
      </w:r>
      <w:r w:rsidR="00C91960" w:rsidRPr="00294AA8">
        <w:rPr>
          <w:rFonts w:ascii="Times New Roman" w:hAnsi="Times New Roman" w:cs="Times New Roman"/>
          <w:color w:val="000000" w:themeColor="text1"/>
        </w:rPr>
        <w:t xml:space="preserve">shows that more </w:t>
      </w:r>
      <w:r w:rsidR="00B7336A" w:rsidRPr="00294AA8">
        <w:rPr>
          <w:rFonts w:ascii="Times New Roman" w:hAnsi="Times New Roman" w:cs="Times New Roman"/>
          <w:color w:val="000000" w:themeColor="text1"/>
        </w:rPr>
        <w:t>texts</w:t>
      </w:r>
      <w:r w:rsidR="00C91960" w:rsidRPr="00294AA8">
        <w:rPr>
          <w:rFonts w:ascii="Times New Roman" w:hAnsi="Times New Roman" w:cs="Times New Roman"/>
          <w:color w:val="000000" w:themeColor="text1"/>
        </w:rPr>
        <w:t xml:space="preserve"> </w:t>
      </w:r>
      <w:r w:rsidR="00DD37F6" w:rsidRPr="00294AA8">
        <w:rPr>
          <w:rFonts w:ascii="Times New Roman" w:hAnsi="Times New Roman" w:cs="Times New Roman"/>
          <w:color w:val="000000" w:themeColor="text1"/>
        </w:rPr>
        <w:t>are set</w:t>
      </w:r>
      <w:r w:rsidR="00C91960" w:rsidRPr="00294AA8">
        <w:rPr>
          <w:rFonts w:ascii="Times New Roman" w:hAnsi="Times New Roman" w:cs="Times New Roman"/>
          <w:color w:val="000000" w:themeColor="text1"/>
        </w:rPr>
        <w:t xml:space="preserve"> on the East Coast rather than the West</w:t>
      </w:r>
      <w:r w:rsidR="00751E3B" w:rsidRPr="00294AA8">
        <w:rPr>
          <w:rFonts w:ascii="Times New Roman" w:hAnsi="Times New Roman" w:cs="Times New Roman"/>
          <w:color w:val="000000" w:themeColor="text1"/>
        </w:rPr>
        <w:t xml:space="preserve"> (see Figur</w:t>
      </w:r>
      <w:r w:rsidR="004337D8" w:rsidRPr="00294AA8">
        <w:rPr>
          <w:rFonts w:ascii="Times New Roman" w:hAnsi="Times New Roman" w:cs="Times New Roman"/>
          <w:color w:val="000000" w:themeColor="text1"/>
        </w:rPr>
        <w:t>e 3)</w:t>
      </w:r>
      <w:r w:rsidR="00751E3B" w:rsidRPr="00294AA8">
        <w:rPr>
          <w:rFonts w:ascii="Times New Roman" w:hAnsi="Times New Roman" w:cs="Times New Roman"/>
          <w:color w:val="000000" w:themeColor="text1"/>
        </w:rPr>
        <w:t xml:space="preserve">. </w:t>
      </w:r>
      <w:r w:rsidR="00765607" w:rsidRPr="00294AA8">
        <w:rPr>
          <w:rFonts w:ascii="Times New Roman" w:hAnsi="Times New Roman" w:cs="Times New Roman"/>
          <w:color w:val="000000" w:themeColor="text1"/>
        </w:rPr>
        <w:t xml:space="preserve">Does that geographic region </w:t>
      </w:r>
      <w:r w:rsidR="00E02B14" w:rsidRPr="00294AA8">
        <w:rPr>
          <w:rFonts w:ascii="Times New Roman" w:hAnsi="Times New Roman" w:cs="Times New Roman"/>
          <w:color w:val="000000" w:themeColor="text1"/>
        </w:rPr>
        <w:t xml:space="preserve">have more </w:t>
      </w:r>
      <w:r w:rsidR="00A508A4" w:rsidRPr="00294AA8">
        <w:rPr>
          <w:rFonts w:ascii="Times New Roman" w:hAnsi="Times New Roman" w:cs="Times New Roman"/>
          <w:color w:val="000000" w:themeColor="text1"/>
        </w:rPr>
        <w:t>access</w:t>
      </w:r>
      <w:r w:rsidR="001C50C9" w:rsidRPr="00294AA8">
        <w:rPr>
          <w:rFonts w:ascii="Times New Roman" w:hAnsi="Times New Roman" w:cs="Times New Roman"/>
          <w:color w:val="000000" w:themeColor="text1"/>
        </w:rPr>
        <w:t>ibility to</w:t>
      </w:r>
      <w:r w:rsidR="00A508A4" w:rsidRPr="00294AA8">
        <w:rPr>
          <w:rFonts w:ascii="Times New Roman" w:hAnsi="Times New Roman" w:cs="Times New Roman"/>
          <w:color w:val="000000" w:themeColor="text1"/>
        </w:rPr>
        <w:t xml:space="preserve"> </w:t>
      </w:r>
      <w:r w:rsidR="00E02B14" w:rsidRPr="00294AA8">
        <w:rPr>
          <w:rFonts w:ascii="Times New Roman" w:hAnsi="Times New Roman" w:cs="Times New Roman"/>
          <w:color w:val="000000" w:themeColor="text1"/>
        </w:rPr>
        <w:t xml:space="preserve">publishing </w:t>
      </w:r>
      <w:r w:rsidR="00A508A4" w:rsidRPr="00294AA8">
        <w:rPr>
          <w:rFonts w:ascii="Times New Roman" w:hAnsi="Times New Roman" w:cs="Times New Roman"/>
          <w:color w:val="000000" w:themeColor="text1"/>
        </w:rPr>
        <w:t>outlets</w:t>
      </w:r>
      <w:r w:rsidR="00765054" w:rsidRPr="00294AA8">
        <w:rPr>
          <w:rFonts w:ascii="Times New Roman" w:hAnsi="Times New Roman" w:cs="Times New Roman"/>
          <w:color w:val="000000" w:themeColor="text1"/>
        </w:rPr>
        <w:t xml:space="preserve"> or encourage </w:t>
      </w:r>
      <w:r w:rsidR="00556B2A" w:rsidRPr="00294AA8">
        <w:rPr>
          <w:rFonts w:ascii="Times New Roman" w:hAnsi="Times New Roman" w:cs="Times New Roman"/>
          <w:color w:val="000000" w:themeColor="text1"/>
        </w:rPr>
        <w:t>storytelling in some demonstrable way?</w:t>
      </w:r>
      <w:r w:rsidR="00765607" w:rsidRPr="00294AA8">
        <w:rPr>
          <w:rFonts w:ascii="Times New Roman" w:hAnsi="Times New Roman" w:cs="Times New Roman"/>
          <w:color w:val="000000" w:themeColor="text1"/>
        </w:rPr>
        <w:t xml:space="preserve"> Figure </w:t>
      </w:r>
      <w:r w:rsidR="008856E6" w:rsidRPr="00294AA8">
        <w:rPr>
          <w:rFonts w:ascii="Times New Roman" w:hAnsi="Times New Roman" w:cs="Times New Roman"/>
          <w:color w:val="000000" w:themeColor="text1"/>
        </w:rPr>
        <w:t>4</w:t>
      </w:r>
      <w:r w:rsidR="00340222" w:rsidRPr="00294AA8">
        <w:rPr>
          <w:rFonts w:ascii="Times New Roman" w:hAnsi="Times New Roman" w:cs="Times New Roman"/>
          <w:color w:val="000000" w:themeColor="text1"/>
        </w:rPr>
        <w:t xml:space="preserve">’s graph </w:t>
      </w:r>
      <w:r w:rsidR="002207AD" w:rsidRPr="00294AA8">
        <w:rPr>
          <w:rFonts w:ascii="Times New Roman" w:hAnsi="Times New Roman" w:cs="Times New Roman"/>
          <w:color w:val="000000" w:themeColor="text1"/>
        </w:rPr>
        <w:t>reports</w:t>
      </w:r>
      <w:r w:rsidR="00765607" w:rsidRPr="00294AA8">
        <w:rPr>
          <w:rFonts w:ascii="Times New Roman" w:hAnsi="Times New Roman" w:cs="Times New Roman"/>
          <w:color w:val="000000" w:themeColor="text1"/>
        </w:rPr>
        <w:t xml:space="preserve"> far more fiction in our database than any other genre. </w:t>
      </w:r>
      <w:r w:rsidR="001D2ED8" w:rsidRPr="00294AA8">
        <w:rPr>
          <w:rFonts w:ascii="Times New Roman" w:hAnsi="Times New Roman" w:cs="Times New Roman"/>
          <w:color w:val="000000" w:themeColor="text1"/>
        </w:rPr>
        <w:t xml:space="preserve">Yet, </w:t>
      </w:r>
      <w:r w:rsidR="00F05082" w:rsidRPr="00294AA8">
        <w:rPr>
          <w:rFonts w:ascii="Times New Roman" w:hAnsi="Times New Roman" w:cs="Times New Roman"/>
          <w:color w:val="000000" w:themeColor="text1"/>
        </w:rPr>
        <w:t xml:space="preserve">non-fiction </w:t>
      </w:r>
      <w:r w:rsidR="00297F43" w:rsidRPr="00294AA8">
        <w:rPr>
          <w:rFonts w:ascii="Times New Roman" w:hAnsi="Times New Roman" w:cs="Times New Roman"/>
          <w:color w:val="000000" w:themeColor="text1"/>
        </w:rPr>
        <w:lastRenderedPageBreak/>
        <w:t>books</w:t>
      </w:r>
      <w:r w:rsidR="0015224F" w:rsidRPr="00294AA8">
        <w:rPr>
          <w:rFonts w:ascii="Times New Roman" w:hAnsi="Times New Roman" w:cs="Times New Roman"/>
          <w:color w:val="000000" w:themeColor="text1"/>
        </w:rPr>
        <w:t xml:space="preserve">, such </w:t>
      </w:r>
      <w:r w:rsidR="0046323C" w:rsidRPr="00294AA8">
        <w:rPr>
          <w:rFonts w:ascii="Times New Roman" w:hAnsi="Times New Roman" w:cs="Times New Roman"/>
          <w:color w:val="000000" w:themeColor="text1"/>
        </w:rPr>
        <w:t xml:space="preserve">as </w:t>
      </w:r>
      <w:r w:rsidR="00B845E1" w:rsidRPr="00294AA8">
        <w:rPr>
          <w:rFonts w:ascii="Times New Roman" w:hAnsi="Times New Roman" w:cs="Times New Roman"/>
          <w:color w:val="000000" w:themeColor="text1"/>
        </w:rPr>
        <w:t xml:space="preserve">Ben Austen’s </w:t>
      </w:r>
      <w:r w:rsidR="00B845E1" w:rsidRPr="00294AA8">
        <w:rPr>
          <w:rFonts w:ascii="Times New Roman" w:hAnsi="Times New Roman" w:cs="Times New Roman"/>
          <w:i/>
          <w:iCs/>
          <w:color w:val="000000" w:themeColor="text1"/>
        </w:rPr>
        <w:t xml:space="preserve">High Risers </w:t>
      </w:r>
      <w:r w:rsidR="00D27D81" w:rsidRPr="00294AA8">
        <w:rPr>
          <w:rFonts w:ascii="Times New Roman" w:hAnsi="Times New Roman" w:cs="Times New Roman"/>
          <w:i/>
          <w:iCs/>
          <w:color w:val="000000" w:themeColor="text1"/>
        </w:rPr>
        <w:t>(2018)</w:t>
      </w:r>
      <w:r w:rsidR="00D27D81" w:rsidRPr="00294AA8">
        <w:rPr>
          <w:rFonts w:ascii="Times New Roman" w:hAnsi="Times New Roman" w:cs="Times New Roman"/>
          <w:color w:val="000000" w:themeColor="text1"/>
        </w:rPr>
        <w:t xml:space="preserve">, are </w:t>
      </w:r>
      <w:r w:rsidR="00F2338A" w:rsidRPr="00294AA8">
        <w:rPr>
          <w:rFonts w:ascii="Times New Roman" w:hAnsi="Times New Roman" w:cs="Times New Roman"/>
          <w:color w:val="000000" w:themeColor="text1"/>
        </w:rPr>
        <w:t>more well-known.</w:t>
      </w:r>
      <w:r w:rsidR="004805F4" w:rsidRPr="00294AA8">
        <w:rPr>
          <w:rFonts w:ascii="Times New Roman" w:hAnsi="Times New Roman" w:cs="Times New Roman"/>
          <w:color w:val="000000" w:themeColor="text1"/>
        </w:rPr>
        <w:t xml:space="preserve"> What types of narratives </w:t>
      </w:r>
      <w:r w:rsidR="00132A4D" w:rsidRPr="00294AA8">
        <w:rPr>
          <w:rFonts w:ascii="Times New Roman" w:hAnsi="Times New Roman" w:cs="Times New Roman"/>
          <w:color w:val="000000" w:themeColor="text1"/>
        </w:rPr>
        <w:t xml:space="preserve">capture </w:t>
      </w:r>
      <w:r w:rsidR="00BD1842" w:rsidRPr="00294AA8">
        <w:rPr>
          <w:rFonts w:ascii="Times New Roman" w:hAnsi="Times New Roman" w:cs="Times New Roman"/>
          <w:color w:val="000000" w:themeColor="text1"/>
        </w:rPr>
        <w:t>mainstream attention</w:t>
      </w:r>
      <w:r w:rsidR="00FE4AD3" w:rsidRPr="00294AA8">
        <w:rPr>
          <w:rFonts w:ascii="Times New Roman" w:hAnsi="Times New Roman" w:cs="Times New Roman"/>
          <w:color w:val="000000" w:themeColor="text1"/>
        </w:rPr>
        <w:t>, and what is the relationship of their authors to the literary/</w:t>
      </w:r>
      <w:r w:rsidR="00CC7282" w:rsidRPr="00294AA8">
        <w:rPr>
          <w:rFonts w:ascii="Times New Roman" w:hAnsi="Times New Roman" w:cs="Times New Roman"/>
          <w:color w:val="000000" w:themeColor="text1"/>
        </w:rPr>
        <w:t>publishing industry</w:t>
      </w:r>
      <w:r w:rsidR="00A40B03" w:rsidRPr="00294AA8">
        <w:rPr>
          <w:rFonts w:ascii="Times New Roman" w:hAnsi="Times New Roman" w:cs="Times New Roman"/>
          <w:color w:val="000000" w:themeColor="text1"/>
        </w:rPr>
        <w:t>? There are also technology questions that our curation raises.</w:t>
      </w:r>
      <w:r w:rsidR="0018009F" w:rsidRPr="00294AA8">
        <w:rPr>
          <w:rFonts w:ascii="Times New Roman" w:hAnsi="Times New Roman" w:cs="Times New Roman"/>
          <w:color w:val="000000" w:themeColor="text1"/>
        </w:rPr>
        <w:t xml:space="preserve"> For example, in conjunction with manual searches conducted within library databases, </w:t>
      </w:r>
      <w:r w:rsidR="00510973" w:rsidRPr="00294AA8">
        <w:rPr>
          <w:rFonts w:ascii="Times New Roman" w:hAnsi="Times New Roman" w:cs="Times New Roman"/>
          <w:color w:val="000000" w:themeColor="text1"/>
        </w:rPr>
        <w:t>we also</w:t>
      </w:r>
    </w:p>
    <w:p w14:paraId="0CCC7D11" w14:textId="77777777" w:rsidR="00765607" w:rsidRPr="00294AA8" w:rsidRDefault="00765607" w:rsidP="00EB521F">
      <w:pPr>
        <w:spacing w:line="480" w:lineRule="auto"/>
        <w:ind w:firstLine="720"/>
        <w:rPr>
          <w:rFonts w:ascii="Times New Roman" w:hAnsi="Times New Roman" w:cs="Times New Roman"/>
          <w:color w:val="000000" w:themeColor="text1"/>
        </w:rPr>
      </w:pPr>
    </w:p>
    <w:p w14:paraId="44D8A408" w14:textId="66259394" w:rsidR="00CA2105" w:rsidRPr="00294AA8" w:rsidRDefault="00CA2105" w:rsidP="00CA2105">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fldChar w:fldCharType="begin"/>
      </w:r>
      <w:r w:rsidRPr="00294AA8">
        <w:rPr>
          <w:rFonts w:ascii="Times New Roman" w:hAnsi="Times New Roman" w:cs="Times New Roman"/>
          <w:color w:val="000000" w:themeColor="text1"/>
        </w:rPr>
        <w:instrText xml:space="preserve"> INCLUDEPICTURE "https://lh7-rt.googleusercontent.com/docsz/AD_4nXd4UBPGfDM92F2E2uets3xQOQfiNQiO7-Gj0fgDvB_0InaS6j02CGzGUUk8v-wjRlZOCfPo3BIIH_2Q7fM5BZM41FwdAJ1eTaIf1P2dI7RWJwByyQ6r8oWnFxOliUgHhw4ft18ZIdGupXw8iNlpDkhGqMSw8OJcJCnI828wJQ?key=rtbiBILGpzWpikskPSktZQ" \* MERGEFORMATINET </w:instrText>
      </w:r>
      <w:r w:rsidRPr="00294AA8">
        <w:rPr>
          <w:rFonts w:ascii="Times New Roman" w:hAnsi="Times New Roman" w:cs="Times New Roman"/>
          <w:color w:val="000000" w:themeColor="text1"/>
        </w:rPr>
        <w:fldChar w:fldCharType="separate"/>
      </w:r>
      <w:r w:rsidRPr="00294AA8">
        <w:rPr>
          <w:rFonts w:ascii="Times New Roman" w:hAnsi="Times New Roman" w:cs="Times New Roman"/>
          <w:noProof/>
          <w:color w:val="000000" w:themeColor="text1"/>
        </w:rPr>
        <w:drawing>
          <wp:inline distT="0" distB="0" distL="0" distR="0" wp14:anchorId="5BCC9F79" wp14:editId="64613A16">
            <wp:extent cx="5892800" cy="2755900"/>
            <wp:effectExtent l="0" t="0" r="0" b="0"/>
            <wp:docPr id="68829842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98420" name="Picture 8"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92800" cy="2755900"/>
                    </a:xfrm>
                    <a:prstGeom prst="rect">
                      <a:avLst/>
                    </a:prstGeom>
                    <a:noFill/>
                    <a:ln>
                      <a:noFill/>
                    </a:ln>
                  </pic:spPr>
                </pic:pic>
              </a:graphicData>
            </a:graphic>
          </wp:inline>
        </w:drawing>
      </w:r>
      <w:r w:rsidRPr="00294AA8">
        <w:rPr>
          <w:rFonts w:ascii="Times New Roman" w:hAnsi="Times New Roman" w:cs="Times New Roman"/>
          <w:color w:val="000000" w:themeColor="text1"/>
        </w:rPr>
        <w:fldChar w:fldCharType="end"/>
      </w:r>
    </w:p>
    <w:p w14:paraId="723B5D26" w14:textId="54CE0FA3" w:rsidR="00E6508F" w:rsidRPr="00294AA8" w:rsidRDefault="00CA2105" w:rsidP="00D36F4A">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 xml:space="preserve">FIGURE </w:t>
      </w:r>
      <w:r w:rsidR="00293465" w:rsidRPr="00294AA8">
        <w:rPr>
          <w:rFonts w:ascii="Times New Roman" w:hAnsi="Times New Roman" w:cs="Times New Roman"/>
          <w:b/>
          <w:bCs/>
          <w:color w:val="000000" w:themeColor="text1"/>
        </w:rPr>
        <w:t>3</w:t>
      </w:r>
      <w:r w:rsidR="00134453"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004B318C" w:rsidRPr="00294AA8">
        <w:rPr>
          <w:rFonts w:ascii="Times New Roman" w:hAnsi="Times New Roman" w:cs="Times New Roman"/>
          <w:color w:val="000000" w:themeColor="text1"/>
        </w:rPr>
        <w:t xml:space="preserve">Book Cover </w:t>
      </w:r>
      <w:r w:rsidR="00DA537D" w:rsidRPr="00294AA8">
        <w:rPr>
          <w:rFonts w:ascii="Times New Roman" w:hAnsi="Times New Roman" w:cs="Times New Roman"/>
          <w:color w:val="000000" w:themeColor="text1"/>
        </w:rPr>
        <w:t>and Correlating Map Point</w:t>
      </w:r>
      <w:r w:rsidR="00A275D6" w:rsidRPr="00294AA8">
        <w:rPr>
          <w:rFonts w:ascii="Times New Roman" w:hAnsi="Times New Roman" w:cs="Times New Roman"/>
          <w:noProof/>
          <w:color w:val="000000" w:themeColor="text1"/>
        </w:rPr>
        <w:t xml:space="preserve"> </w:t>
      </w:r>
    </w:p>
    <w:p w14:paraId="3D401F82" w14:textId="5BAF22DC" w:rsidR="00E6508F" w:rsidRPr="00294AA8" w:rsidRDefault="006E7F68" w:rsidP="00134453">
      <w:pPr>
        <w:spacing w:line="480" w:lineRule="auto"/>
        <w:jc w:val="center"/>
        <w:rPr>
          <w:rFonts w:ascii="Times New Roman" w:hAnsi="Times New Roman" w:cs="Times New Roman"/>
          <w:b/>
          <w:bCs/>
          <w:color w:val="000000" w:themeColor="text1"/>
        </w:rPr>
      </w:pPr>
      <w:r w:rsidRPr="00294AA8">
        <w:rPr>
          <w:rFonts w:ascii="Times New Roman" w:hAnsi="Times New Roman" w:cs="Times New Roman"/>
          <w:noProof/>
          <w:color w:val="000000" w:themeColor="text1"/>
        </w:rPr>
        <w:lastRenderedPageBreak/>
        <w:drawing>
          <wp:inline distT="0" distB="0" distL="0" distR="0" wp14:anchorId="00D705CB" wp14:editId="023EC834">
            <wp:extent cx="5943600" cy="3343275"/>
            <wp:effectExtent l="0" t="0" r="0" b="0"/>
            <wp:docPr id="1775829743" name="Picture 3" descr="A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29743" name="Picture 3" descr="A graph with blue and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B49964C" w14:textId="27F00148" w:rsidR="00CA2105" w:rsidRPr="00294AA8" w:rsidRDefault="00CA2105" w:rsidP="008B5C8C">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 xml:space="preserve">FIGURE </w:t>
      </w:r>
      <w:r w:rsidR="00765607" w:rsidRPr="00294AA8">
        <w:rPr>
          <w:rFonts w:ascii="Times New Roman" w:hAnsi="Times New Roman" w:cs="Times New Roman"/>
          <w:b/>
          <w:bCs/>
          <w:color w:val="000000" w:themeColor="text1"/>
        </w:rPr>
        <w:t>4</w:t>
      </w:r>
      <w:r w:rsidR="00134453"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004E4786" w:rsidRPr="00294AA8">
        <w:rPr>
          <w:rFonts w:ascii="Times New Roman" w:hAnsi="Times New Roman" w:cs="Times New Roman"/>
          <w:color w:val="000000" w:themeColor="text1"/>
        </w:rPr>
        <w:t>Represented Genres</w:t>
      </w:r>
      <w:r w:rsidR="00AA612E" w:rsidRPr="00294AA8">
        <w:rPr>
          <w:rFonts w:ascii="Times New Roman" w:hAnsi="Times New Roman" w:cs="Times New Roman"/>
          <w:color w:val="000000" w:themeColor="text1"/>
        </w:rPr>
        <w:t xml:space="preserve"> </w:t>
      </w:r>
    </w:p>
    <w:p w14:paraId="2DCF8F48" w14:textId="5F4675A5" w:rsidR="00CA2105" w:rsidRPr="00294AA8" w:rsidRDefault="00CA2105" w:rsidP="00794159">
      <w:pPr>
        <w:tabs>
          <w:tab w:val="num" w:pos="720"/>
        </w:tabs>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que</w:t>
      </w:r>
      <w:r w:rsidR="004F3ACA" w:rsidRPr="00294AA8">
        <w:rPr>
          <w:rFonts w:ascii="Times New Roman" w:hAnsi="Times New Roman" w:cs="Times New Roman"/>
          <w:color w:val="000000" w:themeColor="text1"/>
        </w:rPr>
        <w:t>r</w:t>
      </w:r>
      <w:r w:rsidRPr="00294AA8">
        <w:rPr>
          <w:rFonts w:ascii="Times New Roman" w:hAnsi="Times New Roman" w:cs="Times New Roman"/>
          <w:color w:val="000000" w:themeColor="text1"/>
        </w:rPr>
        <w:t xml:space="preserve">ied ChatGPT for potential titles that would fit our criteria. ChatGPT </w:t>
      </w:r>
      <w:r w:rsidR="00A20065" w:rsidRPr="00294AA8">
        <w:rPr>
          <w:rFonts w:ascii="Times New Roman" w:hAnsi="Times New Roman" w:cs="Times New Roman"/>
          <w:color w:val="000000" w:themeColor="text1"/>
        </w:rPr>
        <w:t>did not provide</w:t>
      </w:r>
      <w:r w:rsidRPr="00294AA8">
        <w:rPr>
          <w:rFonts w:ascii="Times New Roman" w:hAnsi="Times New Roman" w:cs="Times New Roman"/>
          <w:color w:val="000000" w:themeColor="text1"/>
        </w:rPr>
        <w:t xml:space="preserve"> any titles that we didn’t already have,</w:t>
      </w:r>
      <w:r w:rsidR="00805984" w:rsidRPr="00294AA8">
        <w:rPr>
          <w:rFonts w:ascii="Times New Roman" w:hAnsi="Times New Roman" w:cs="Times New Roman"/>
          <w:color w:val="000000" w:themeColor="text1"/>
        </w:rPr>
        <w:t xml:space="preserve"> despite </w:t>
      </w:r>
      <w:r w:rsidRPr="00294AA8">
        <w:rPr>
          <w:rFonts w:ascii="Times New Roman" w:hAnsi="Times New Roman" w:cs="Times New Roman"/>
          <w:color w:val="000000" w:themeColor="text1"/>
        </w:rPr>
        <w:t>tweak</w:t>
      </w:r>
      <w:r w:rsidR="00BE060E" w:rsidRPr="00294AA8">
        <w:rPr>
          <w:rFonts w:ascii="Times New Roman" w:hAnsi="Times New Roman" w:cs="Times New Roman"/>
          <w:color w:val="000000" w:themeColor="text1"/>
        </w:rPr>
        <w:t>ing</w:t>
      </w:r>
      <w:r w:rsidRPr="00294AA8">
        <w:rPr>
          <w:rFonts w:ascii="Times New Roman" w:hAnsi="Times New Roman" w:cs="Times New Roman"/>
          <w:color w:val="000000" w:themeColor="text1"/>
        </w:rPr>
        <w:t xml:space="preserve"> and revis</w:t>
      </w:r>
      <w:r w:rsidR="00BE060E" w:rsidRPr="00294AA8">
        <w:rPr>
          <w:rFonts w:ascii="Times New Roman" w:hAnsi="Times New Roman" w:cs="Times New Roman"/>
          <w:color w:val="000000" w:themeColor="text1"/>
        </w:rPr>
        <w:t>ing</w:t>
      </w:r>
      <w:r w:rsidRPr="00294AA8">
        <w:rPr>
          <w:rFonts w:ascii="Times New Roman" w:hAnsi="Times New Roman" w:cs="Times New Roman"/>
          <w:color w:val="000000" w:themeColor="text1"/>
        </w:rPr>
        <w:t xml:space="preserve"> our </w:t>
      </w:r>
      <w:r w:rsidR="00BE060E" w:rsidRPr="00294AA8">
        <w:rPr>
          <w:rFonts w:ascii="Times New Roman" w:hAnsi="Times New Roman" w:cs="Times New Roman"/>
          <w:color w:val="000000" w:themeColor="text1"/>
        </w:rPr>
        <w:t>prompt</w:t>
      </w:r>
      <w:r w:rsidRPr="00294AA8">
        <w:rPr>
          <w:rFonts w:ascii="Times New Roman" w:hAnsi="Times New Roman" w:cs="Times New Roman"/>
          <w:color w:val="000000" w:themeColor="text1"/>
        </w:rPr>
        <w:t xml:space="preserve">. </w:t>
      </w:r>
      <w:r w:rsidR="00920534" w:rsidRPr="00294AA8">
        <w:rPr>
          <w:rFonts w:ascii="Times New Roman" w:hAnsi="Times New Roman" w:cs="Times New Roman"/>
          <w:color w:val="000000" w:themeColor="text1"/>
        </w:rPr>
        <w:t>We searched extensively for each title that the software provided, and many had no digital presence or findable ISBN.</w:t>
      </w:r>
      <w:r w:rsidR="0083198D"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 xml:space="preserve">Eventually, </w:t>
      </w:r>
      <w:r w:rsidR="000B617D" w:rsidRPr="00294AA8">
        <w:rPr>
          <w:rFonts w:ascii="Times New Roman" w:hAnsi="Times New Roman" w:cs="Times New Roman"/>
          <w:color w:val="000000" w:themeColor="text1"/>
        </w:rPr>
        <w:t xml:space="preserve">as </w:t>
      </w:r>
      <w:r w:rsidR="00A42DBB" w:rsidRPr="00294AA8">
        <w:rPr>
          <w:rFonts w:ascii="Times New Roman" w:hAnsi="Times New Roman" w:cs="Times New Roman"/>
          <w:color w:val="000000" w:themeColor="text1"/>
        </w:rPr>
        <w:t>we now know</w:t>
      </w:r>
      <w:r w:rsidR="00580C94" w:rsidRPr="00294AA8">
        <w:rPr>
          <w:rFonts w:ascii="Times New Roman" w:hAnsi="Times New Roman" w:cs="Times New Roman"/>
          <w:color w:val="000000" w:themeColor="text1"/>
        </w:rPr>
        <w:t xml:space="preserve"> </w:t>
      </w:r>
      <w:r w:rsidR="0048473A" w:rsidRPr="00294AA8">
        <w:rPr>
          <w:rFonts w:ascii="Times New Roman" w:hAnsi="Times New Roman" w:cs="Times New Roman"/>
          <w:color w:val="000000" w:themeColor="text1"/>
        </w:rPr>
        <w:t>about AI</w:t>
      </w:r>
      <w:r w:rsidR="00A24AB6"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 xml:space="preserve">the </w:t>
      </w:r>
      <w:r w:rsidR="00580C94" w:rsidRPr="00294AA8">
        <w:rPr>
          <w:rFonts w:ascii="Times New Roman" w:hAnsi="Times New Roman" w:cs="Times New Roman"/>
          <w:color w:val="000000" w:themeColor="text1"/>
        </w:rPr>
        <w:t xml:space="preserve">generative </w:t>
      </w:r>
      <w:r w:rsidR="00BD098C" w:rsidRPr="00294AA8">
        <w:rPr>
          <w:rFonts w:ascii="Times New Roman" w:hAnsi="Times New Roman" w:cs="Times New Roman"/>
          <w:color w:val="000000" w:themeColor="text1"/>
        </w:rPr>
        <w:t xml:space="preserve">assistant </w:t>
      </w:r>
      <w:r w:rsidRPr="00294AA8">
        <w:rPr>
          <w:rFonts w:ascii="Times New Roman" w:hAnsi="Times New Roman" w:cs="Times New Roman"/>
          <w:color w:val="000000" w:themeColor="text1"/>
        </w:rPr>
        <w:t xml:space="preserve">began </w:t>
      </w:r>
      <w:r w:rsidR="00580C94" w:rsidRPr="00294AA8">
        <w:rPr>
          <w:rFonts w:ascii="Times New Roman" w:hAnsi="Times New Roman" w:cs="Times New Roman"/>
          <w:color w:val="000000" w:themeColor="text1"/>
        </w:rPr>
        <w:t xml:space="preserve">hallucinating </w:t>
      </w:r>
      <w:r w:rsidRPr="00294AA8">
        <w:rPr>
          <w:rFonts w:ascii="Times New Roman" w:hAnsi="Times New Roman" w:cs="Times New Roman"/>
          <w:color w:val="000000" w:themeColor="text1"/>
        </w:rPr>
        <w:t xml:space="preserve">titles rather than </w:t>
      </w:r>
      <w:r w:rsidR="0008103D" w:rsidRPr="00294AA8">
        <w:rPr>
          <w:rFonts w:ascii="Times New Roman" w:hAnsi="Times New Roman" w:cs="Times New Roman"/>
          <w:color w:val="000000" w:themeColor="text1"/>
        </w:rPr>
        <w:t>suggesting</w:t>
      </w:r>
      <w:r w:rsidRPr="00294AA8">
        <w:rPr>
          <w:rFonts w:ascii="Times New Roman" w:hAnsi="Times New Roman" w:cs="Times New Roman"/>
          <w:color w:val="000000" w:themeColor="text1"/>
        </w:rPr>
        <w:t xml:space="preserve"> </w:t>
      </w:r>
      <w:r w:rsidR="00914399" w:rsidRPr="00294AA8">
        <w:rPr>
          <w:rFonts w:ascii="Times New Roman" w:hAnsi="Times New Roman" w:cs="Times New Roman"/>
          <w:color w:val="000000" w:themeColor="text1"/>
        </w:rPr>
        <w:t>actual</w:t>
      </w:r>
      <w:r w:rsidRPr="00294AA8">
        <w:rPr>
          <w:rFonts w:ascii="Times New Roman" w:hAnsi="Times New Roman" w:cs="Times New Roman"/>
          <w:color w:val="000000" w:themeColor="text1"/>
        </w:rPr>
        <w:t xml:space="preserve"> works of </w:t>
      </w:r>
      <w:r w:rsidR="009870D2" w:rsidRPr="00294AA8">
        <w:rPr>
          <w:rFonts w:ascii="Times New Roman" w:hAnsi="Times New Roman" w:cs="Times New Roman"/>
          <w:color w:val="000000" w:themeColor="text1"/>
        </w:rPr>
        <w:t xml:space="preserve">published </w:t>
      </w:r>
      <w:r w:rsidRPr="00294AA8">
        <w:rPr>
          <w:rFonts w:ascii="Times New Roman" w:hAnsi="Times New Roman" w:cs="Times New Roman"/>
          <w:color w:val="000000" w:themeColor="text1"/>
        </w:rPr>
        <w:t>literature. This discovery implie</w:t>
      </w:r>
      <w:r w:rsidR="000A1DBF" w:rsidRPr="00294AA8">
        <w:rPr>
          <w:rFonts w:ascii="Times New Roman" w:hAnsi="Times New Roman" w:cs="Times New Roman"/>
          <w:color w:val="000000" w:themeColor="text1"/>
        </w:rPr>
        <w:t xml:space="preserve">s </w:t>
      </w:r>
      <w:r w:rsidRPr="00294AA8">
        <w:rPr>
          <w:rFonts w:ascii="Times New Roman" w:hAnsi="Times New Roman" w:cs="Times New Roman"/>
          <w:color w:val="000000" w:themeColor="text1"/>
        </w:rPr>
        <w:t xml:space="preserve">that finding public housing literature </w:t>
      </w:r>
      <w:r w:rsidR="000A1DBF" w:rsidRPr="00294AA8">
        <w:rPr>
          <w:rFonts w:ascii="Times New Roman" w:hAnsi="Times New Roman" w:cs="Times New Roman"/>
          <w:color w:val="000000" w:themeColor="text1"/>
        </w:rPr>
        <w:t>i</w:t>
      </w:r>
      <w:r w:rsidRPr="00294AA8">
        <w:rPr>
          <w:rFonts w:ascii="Times New Roman" w:hAnsi="Times New Roman" w:cs="Times New Roman"/>
          <w:color w:val="000000" w:themeColor="text1"/>
        </w:rPr>
        <w:t>s a digitally undocumented task</w:t>
      </w:r>
      <w:r w:rsidR="002448DC" w:rsidRPr="00294AA8">
        <w:rPr>
          <w:rFonts w:ascii="Times New Roman" w:hAnsi="Times New Roman" w:cs="Times New Roman"/>
          <w:color w:val="000000" w:themeColor="text1"/>
        </w:rPr>
        <w:t xml:space="preserve"> and</w:t>
      </w:r>
      <w:r w:rsidRPr="00294AA8">
        <w:rPr>
          <w:rFonts w:ascii="Times New Roman" w:hAnsi="Times New Roman" w:cs="Times New Roman"/>
          <w:color w:val="000000" w:themeColor="text1"/>
        </w:rPr>
        <w:t xml:space="preserve"> confirm</w:t>
      </w:r>
      <w:r w:rsidR="002448DC" w:rsidRPr="00294AA8">
        <w:rPr>
          <w:rFonts w:ascii="Times New Roman" w:hAnsi="Times New Roman" w:cs="Times New Roman"/>
          <w:color w:val="000000" w:themeColor="text1"/>
        </w:rPr>
        <w:t>s</w:t>
      </w:r>
      <w:r w:rsidRPr="00294AA8">
        <w:rPr>
          <w:rFonts w:ascii="Times New Roman" w:hAnsi="Times New Roman" w:cs="Times New Roman"/>
          <w:color w:val="000000" w:themeColor="text1"/>
        </w:rPr>
        <w:t xml:space="preserve"> a need for human intervention </w:t>
      </w:r>
      <w:r w:rsidR="00A21D2C" w:rsidRPr="00294AA8">
        <w:rPr>
          <w:rFonts w:ascii="Times New Roman" w:hAnsi="Times New Roman" w:cs="Times New Roman"/>
          <w:color w:val="000000" w:themeColor="text1"/>
        </w:rPr>
        <w:t>in th</w:t>
      </w:r>
      <w:r w:rsidR="00960805" w:rsidRPr="00294AA8">
        <w:rPr>
          <w:rFonts w:ascii="Times New Roman" w:hAnsi="Times New Roman" w:cs="Times New Roman"/>
          <w:color w:val="000000" w:themeColor="text1"/>
        </w:rPr>
        <w:t>e curation of this archive</w:t>
      </w:r>
      <w:r w:rsidRPr="00294AA8">
        <w:rPr>
          <w:rFonts w:ascii="Times New Roman" w:hAnsi="Times New Roman" w:cs="Times New Roman"/>
          <w:color w:val="000000" w:themeColor="text1"/>
        </w:rPr>
        <w:t xml:space="preserve">. </w:t>
      </w:r>
    </w:p>
    <w:p w14:paraId="436E9B6F" w14:textId="2BF6B011" w:rsidR="007F693D" w:rsidRPr="00294AA8" w:rsidRDefault="005C144B" w:rsidP="007F693D">
      <w:pPr>
        <w:spacing w:line="480" w:lineRule="auto"/>
        <w:rPr>
          <w:rFonts w:ascii="Times New Roman" w:hAnsi="Times New Roman" w:cs="Times New Roman"/>
          <w:b/>
          <w:bCs/>
          <w:color w:val="000000" w:themeColor="text1"/>
        </w:rPr>
      </w:pPr>
      <w:r w:rsidRPr="00294AA8">
        <w:rPr>
          <w:rFonts w:ascii="Times New Roman" w:hAnsi="Times New Roman" w:cs="Times New Roman"/>
          <w:b/>
          <w:bCs/>
          <w:color w:val="000000" w:themeColor="text1"/>
        </w:rPr>
        <w:t>Methodological Considerations</w:t>
      </w:r>
    </w:p>
    <w:p w14:paraId="49E73D19" w14:textId="2E671B4F" w:rsidR="007F693D" w:rsidRPr="00294AA8" w:rsidRDefault="007F693D" w:rsidP="00CB0ABE">
      <w:pPr>
        <w:spacing w:line="480" w:lineRule="auto"/>
        <w:rPr>
          <w:rFonts w:ascii="Times New Roman" w:hAnsi="Times New Roman" w:cs="Times New Roman"/>
          <w:color w:val="000000" w:themeColor="text1"/>
        </w:rPr>
      </w:pPr>
      <w:r w:rsidRPr="00294AA8">
        <w:rPr>
          <w:rFonts w:ascii="Times New Roman" w:hAnsi="Times New Roman" w:cs="Times New Roman"/>
          <w:b/>
          <w:bCs/>
          <w:color w:val="000000" w:themeColor="text1"/>
        </w:rPr>
        <w:tab/>
      </w:r>
      <w:r w:rsidR="00DB19CD" w:rsidRPr="00294AA8">
        <w:rPr>
          <w:rFonts w:ascii="Times New Roman" w:hAnsi="Times New Roman" w:cs="Times New Roman"/>
          <w:color w:val="000000" w:themeColor="text1"/>
        </w:rPr>
        <w:t xml:space="preserve">In addition to aggregating titles, our inquiry led us on a journey through mixed methods. Because the research began as exploratory, we didn’t formalize an overarching research question, although if we had to do so retrospectively, it might be “how can a map of creative works on public housing connect the way we understand metadata to the ways that public housing </w:t>
      </w:r>
      <w:r w:rsidR="00DB19CD" w:rsidRPr="00294AA8">
        <w:rPr>
          <w:rFonts w:ascii="Times New Roman" w:hAnsi="Times New Roman" w:cs="Times New Roman"/>
          <w:color w:val="000000" w:themeColor="text1"/>
        </w:rPr>
        <w:lastRenderedPageBreak/>
        <w:t>residents tell and want to see their stories told?</w:t>
      </w:r>
      <w:r w:rsidR="004E6D8B" w:rsidRPr="00294AA8">
        <w:rPr>
          <w:rFonts w:ascii="Times New Roman" w:hAnsi="Times New Roman" w:cs="Times New Roman"/>
          <w:color w:val="000000" w:themeColor="text1"/>
        </w:rPr>
        <w:t>”</w:t>
      </w:r>
      <w:r w:rsidR="00DB19CD" w:rsidRPr="00294AA8">
        <w:rPr>
          <w:rFonts w:ascii="Times New Roman" w:hAnsi="Times New Roman" w:cs="Times New Roman"/>
          <w:color w:val="000000" w:themeColor="text1"/>
        </w:rPr>
        <w:t xml:space="preserve"> This question </w:t>
      </w:r>
      <w:r w:rsidR="004E6D8B" w:rsidRPr="00294AA8">
        <w:rPr>
          <w:rFonts w:ascii="Times New Roman" w:hAnsi="Times New Roman" w:cs="Times New Roman"/>
          <w:color w:val="000000" w:themeColor="text1"/>
        </w:rPr>
        <w:t>underscores meta dissonances</w:t>
      </w:r>
      <w:r w:rsidR="00A97673" w:rsidRPr="00294AA8">
        <w:rPr>
          <w:rFonts w:ascii="Times New Roman" w:hAnsi="Times New Roman" w:cs="Times New Roman"/>
          <w:color w:val="000000" w:themeColor="text1"/>
        </w:rPr>
        <w:t xml:space="preserve"> in the</w:t>
      </w:r>
      <w:r w:rsidR="00DB19CD" w:rsidRPr="00294AA8">
        <w:rPr>
          <w:rFonts w:ascii="Times New Roman" w:hAnsi="Times New Roman" w:cs="Times New Roman"/>
          <w:color w:val="000000" w:themeColor="text1"/>
        </w:rPr>
        <w:t xml:space="preserve"> correlation between geography and the literary imagination, as well as </w:t>
      </w:r>
      <w:r w:rsidR="00A97673" w:rsidRPr="00294AA8">
        <w:rPr>
          <w:rFonts w:ascii="Times New Roman" w:hAnsi="Times New Roman" w:cs="Times New Roman"/>
          <w:color w:val="000000" w:themeColor="text1"/>
        </w:rPr>
        <w:t>emphasizes</w:t>
      </w:r>
      <w:r w:rsidR="00DB19CD" w:rsidRPr="00294AA8">
        <w:rPr>
          <w:rFonts w:ascii="Times New Roman" w:hAnsi="Times New Roman" w:cs="Times New Roman"/>
          <w:color w:val="000000" w:themeColor="text1"/>
        </w:rPr>
        <w:t xml:space="preserve"> the significance of acknowledging and including residents in descriptions of public housing spatiality. Here, we share about discoveries of inconsistencies in MARC records and our attempt to create a controlled vocabulary. We discuss our identities as non-public housing residents and the pivot to include qualitative research (semi-structured interviews) while keeping black digital justice ethics in view.</w:t>
      </w:r>
    </w:p>
    <w:p w14:paraId="054DD907" w14:textId="7E52095D" w:rsidR="007F693D" w:rsidRPr="00294AA8" w:rsidRDefault="007F693D" w:rsidP="007F693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We originally thought mapping or aligning the titles with real locations was the only intervention of the project. To amass our 10</w:t>
      </w:r>
      <w:r w:rsidR="006E7F68" w:rsidRPr="00294AA8">
        <w:rPr>
          <w:rFonts w:ascii="Times New Roman" w:hAnsi="Times New Roman" w:cs="Times New Roman"/>
          <w:color w:val="000000" w:themeColor="text1"/>
        </w:rPr>
        <w:t>0</w:t>
      </w:r>
      <w:r w:rsidRPr="00294AA8">
        <w:rPr>
          <w:rFonts w:ascii="Times New Roman" w:hAnsi="Times New Roman" w:cs="Times New Roman"/>
          <w:color w:val="000000" w:themeColor="text1"/>
        </w:rPr>
        <w:t xml:space="preserve"> titles, we used book summaries, reviews, and prior encounters with the texts to develop the beginning of the collection. It took multiple attempts and cross-referencing to establish a stable reference set. Our initial approach to finding this literature was compiling a comprehensive list of search terms to query online catalogs, mainly </w:t>
      </w:r>
      <w:proofErr w:type="spellStart"/>
      <w:r w:rsidRPr="00294AA8">
        <w:rPr>
          <w:rFonts w:ascii="Times New Roman" w:hAnsi="Times New Roman" w:cs="Times New Roman"/>
          <w:color w:val="000000" w:themeColor="text1"/>
        </w:rPr>
        <w:t>WorldCat</w:t>
      </w:r>
      <w:proofErr w:type="spellEnd"/>
      <w:r w:rsidR="00EA77C1"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the Library of Congress, and the University of Utah’s library databases. Many of the search terms we applied did not yield results, or did not yield the same results across catalogs, despite the </w:t>
      </w:r>
      <w:proofErr w:type="spellStart"/>
      <w:r w:rsidRPr="00294AA8">
        <w:rPr>
          <w:rFonts w:ascii="Times New Roman" w:hAnsi="Times New Roman" w:cs="Times New Roman"/>
          <w:color w:val="000000" w:themeColor="text1"/>
        </w:rPr>
        <w:t>boolean</w:t>
      </w:r>
      <w:proofErr w:type="spellEnd"/>
      <w:r w:rsidRPr="00294AA8">
        <w:rPr>
          <w:rFonts w:ascii="Times New Roman" w:hAnsi="Times New Roman" w:cs="Times New Roman"/>
          <w:color w:val="000000" w:themeColor="text1"/>
        </w:rPr>
        <w:t xml:space="preserve"> operators and truncation that were employed. Less than 37% of the books in our current database are recognized by the Library of Congress catalog. It, therefore, became clear that we needed to bolster our natural language searching by incorporating subject heading searches, as well (Frandsen, Carlsen, and Eriksen, 2022), which prompted us to start thinking about MARC records and the different ways these texts are digitally stored. </w:t>
      </w:r>
    </w:p>
    <w:p w14:paraId="168BA402" w14:textId="77777777" w:rsidR="007F693D" w:rsidRPr="00294AA8" w:rsidRDefault="007F693D" w:rsidP="007F693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The purpose of the MARC (Machine Readable Cataloging) record is to maximize what it pulls from library databases (Byrne, 1998).  Since one of the major ways the MARC record accomplishes its goal of discoverability is through Library of Congress subject headings, LOC headings are inherently generalized and standardized. That said, assigning vague terms to </w:t>
      </w:r>
      <w:r w:rsidRPr="00294AA8">
        <w:rPr>
          <w:rFonts w:ascii="Times New Roman" w:hAnsi="Times New Roman" w:cs="Times New Roman"/>
          <w:color w:val="000000" w:themeColor="text1"/>
        </w:rPr>
        <w:lastRenderedPageBreak/>
        <w:t>complex and nuanced texts can be problematic as this classification tends to flatten intentionally contoured literature. We began by compiling a list of subject headings that might be relevant, including terms like “public housing” and “subsidized housing,” but we discovered that the way library catalogues apply these terms to MARC records differs based upon the individual cataloguer or institutional practice, resulting in inconsistent and sometimes biased descriptors (Olsen, 2000). </w:t>
      </w:r>
    </w:p>
    <w:p w14:paraId="061F98A0" w14:textId="77777777" w:rsidR="007F693D" w:rsidRPr="00294AA8" w:rsidRDefault="007F693D" w:rsidP="007F693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It became apparent that the inconsistent subject headings associated with these texts was also worthy of exploration and more critical attention. Significantly, only about thirty of the fictional works included “public housing” as a subject heading. In Figure 5, you will see a MARC record for the national bestseller </w:t>
      </w:r>
      <w:r w:rsidRPr="00294AA8">
        <w:rPr>
          <w:rFonts w:ascii="Times New Roman" w:hAnsi="Times New Roman" w:cs="Times New Roman"/>
          <w:i/>
          <w:iCs/>
          <w:color w:val="000000" w:themeColor="text1"/>
        </w:rPr>
        <w:t>Deacon King Kong</w:t>
      </w:r>
      <w:r w:rsidRPr="00294AA8">
        <w:rPr>
          <w:rFonts w:ascii="Times New Roman" w:hAnsi="Times New Roman" w:cs="Times New Roman"/>
          <w:color w:val="000000" w:themeColor="text1"/>
        </w:rPr>
        <w:t xml:space="preserve"> that includes the subject headings “public housing” and “neighborhoods.” In contrast, Figure 6 shows a MARC record for </w:t>
      </w:r>
      <w:r w:rsidRPr="00294AA8">
        <w:rPr>
          <w:rFonts w:ascii="Times New Roman" w:hAnsi="Times New Roman" w:cs="Times New Roman"/>
          <w:i/>
          <w:iCs/>
          <w:color w:val="000000" w:themeColor="text1"/>
        </w:rPr>
        <w:t xml:space="preserve">Desperate </w:t>
      </w:r>
      <w:proofErr w:type="spellStart"/>
      <w:r w:rsidRPr="00294AA8">
        <w:rPr>
          <w:rFonts w:ascii="Times New Roman" w:hAnsi="Times New Roman" w:cs="Times New Roman"/>
          <w:i/>
          <w:iCs/>
          <w:color w:val="000000" w:themeColor="text1"/>
        </w:rPr>
        <w:t>Hoodwives</w:t>
      </w:r>
      <w:proofErr w:type="spellEnd"/>
      <w:r w:rsidRPr="00294AA8">
        <w:rPr>
          <w:rFonts w:ascii="Times New Roman" w:hAnsi="Times New Roman" w:cs="Times New Roman"/>
          <w:i/>
          <w:iCs/>
          <w:color w:val="000000" w:themeColor="text1"/>
        </w:rPr>
        <w:t>: An Urban Tale</w:t>
      </w:r>
      <w:r w:rsidRPr="00294AA8">
        <w:rPr>
          <w:rFonts w:ascii="Times New Roman" w:hAnsi="Times New Roman" w:cs="Times New Roman"/>
          <w:color w:val="000000" w:themeColor="text1"/>
        </w:rPr>
        <w:t xml:space="preserve"> which, while less popular, was still published by a major press. The subject terms used in this record include “African American women” and “inner cities.” Despite both novels incorporating a public housing community, only one indicates this in its metadata.  </w:t>
      </w:r>
    </w:p>
    <w:p w14:paraId="052EF8F0" w14:textId="77777777" w:rsidR="007F693D" w:rsidRPr="00294AA8" w:rsidRDefault="007F693D" w:rsidP="007F693D">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ab/>
      </w:r>
    </w:p>
    <w:p w14:paraId="7610B540" w14:textId="77777777" w:rsidR="007F693D" w:rsidRPr="00294AA8" w:rsidRDefault="007F693D" w:rsidP="007F693D">
      <w:pPr>
        <w:spacing w:line="480" w:lineRule="auto"/>
        <w:jc w:val="center"/>
        <w:rPr>
          <w:rFonts w:ascii="Times New Roman" w:hAnsi="Times New Roman" w:cs="Times New Roman"/>
          <w:color w:val="000000" w:themeColor="text1"/>
        </w:rPr>
      </w:pPr>
      <w:r w:rsidRPr="00294AA8">
        <w:rPr>
          <w:rFonts w:ascii="Times New Roman" w:hAnsi="Times New Roman" w:cs="Times New Roman"/>
          <w:color w:val="000000" w:themeColor="text1"/>
        </w:rPr>
        <w:lastRenderedPageBreak/>
        <w:fldChar w:fldCharType="begin"/>
      </w:r>
      <w:r w:rsidRPr="00294AA8">
        <w:rPr>
          <w:rFonts w:ascii="Times New Roman" w:hAnsi="Times New Roman" w:cs="Times New Roman"/>
          <w:color w:val="000000" w:themeColor="text1"/>
        </w:rPr>
        <w:instrText xml:space="preserve"> INCLUDEPICTURE "https://lh7-rt.googleusercontent.com/docsz/AD_4nXfGtm5AG0HS62Rys4Vy9M-P3f_y6OWjKWVuT_0j60R72nN8kFTE5vT2BHNMdpB4mKRLsihVPNlnodZ4QsCSitLLKhErBavf6px-Tx8HjKcFJKDDs9WFiFUeFPLa0ol3Y6KY1x1M2q44QvHTOffmW8n8n1CYPDla6uBeD57qjg?key=rtbiBILGpzWpikskPSktZQ" \* MERGEFORMATINET </w:instrText>
      </w:r>
      <w:r w:rsidRPr="00294AA8">
        <w:rPr>
          <w:rFonts w:ascii="Times New Roman" w:hAnsi="Times New Roman" w:cs="Times New Roman"/>
          <w:color w:val="000000" w:themeColor="text1"/>
        </w:rPr>
        <w:fldChar w:fldCharType="separate"/>
      </w:r>
      <w:r w:rsidRPr="00294AA8">
        <w:rPr>
          <w:rFonts w:ascii="Times New Roman" w:hAnsi="Times New Roman" w:cs="Times New Roman"/>
          <w:noProof/>
          <w:color w:val="000000" w:themeColor="text1"/>
        </w:rPr>
        <w:drawing>
          <wp:inline distT="0" distB="0" distL="0" distR="0" wp14:anchorId="45E01186" wp14:editId="1A1CE0F4">
            <wp:extent cx="5523470" cy="3686444"/>
            <wp:effectExtent l="12700" t="12700" r="13970" b="9525"/>
            <wp:docPr id="115145822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4085" name="Picture 10" descr="A screenshot of a computer&#10;&#10;Description automatically generated"/>
                    <pic:cNvPicPr>
                      <a:picLocks noChangeAspect="1" noChangeArrowheads="1"/>
                    </pic:cNvPicPr>
                  </pic:nvPicPr>
                  <pic:blipFill>
                    <a:blip r:embed="rId14" cstate="print">
                      <a:duotone>
                        <a:prstClr val="black"/>
                        <a:schemeClr val="bg1">
                          <a:tint val="45000"/>
                          <a:satMod val="400000"/>
                        </a:schemeClr>
                      </a:duotone>
                      <a:extLst>
                        <a:ext uri="{BEBA8EAE-BF5A-486C-A8C5-ECC9F3942E4B}">
                          <a14:imgProps xmlns:a14="http://schemas.microsoft.com/office/drawing/2010/main">
                            <a14:imgLayer r:embed="rId15">
                              <a14:imgEffect>
                                <a14:sharpenSoften amount="25000"/>
                              </a14:imgEffect>
                              <a14:imgEffect>
                                <a14:colorTemperature colorTemp="53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540751" cy="3697978"/>
                    </a:xfrm>
                    <a:prstGeom prst="rect">
                      <a:avLst/>
                    </a:prstGeom>
                    <a:noFill/>
                    <a:ln>
                      <a:solidFill>
                        <a:schemeClr val="tx1"/>
                      </a:solidFill>
                    </a:ln>
                  </pic:spPr>
                </pic:pic>
              </a:graphicData>
            </a:graphic>
          </wp:inline>
        </w:drawing>
      </w:r>
      <w:r w:rsidRPr="00294AA8">
        <w:rPr>
          <w:rFonts w:ascii="Times New Roman" w:hAnsi="Times New Roman" w:cs="Times New Roman"/>
          <w:color w:val="000000" w:themeColor="text1"/>
        </w:rPr>
        <w:fldChar w:fldCharType="end"/>
      </w:r>
    </w:p>
    <w:p w14:paraId="7A063C93" w14:textId="4FF1B40E" w:rsidR="007F693D" w:rsidRPr="00294AA8" w:rsidRDefault="007F693D" w:rsidP="007F693D">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FIGURE 5</w:t>
      </w:r>
      <w:r w:rsidR="00134453"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 xml:space="preserve">MARC </w:t>
      </w:r>
      <w:r w:rsidR="00126493" w:rsidRPr="00294AA8">
        <w:rPr>
          <w:rFonts w:ascii="Times New Roman" w:hAnsi="Times New Roman" w:cs="Times New Roman"/>
          <w:color w:val="000000" w:themeColor="text1"/>
        </w:rPr>
        <w:t>R</w:t>
      </w:r>
      <w:r w:rsidRPr="00294AA8">
        <w:rPr>
          <w:rFonts w:ascii="Times New Roman" w:hAnsi="Times New Roman" w:cs="Times New Roman"/>
          <w:color w:val="000000" w:themeColor="text1"/>
        </w:rPr>
        <w:t xml:space="preserve">ecord for James McBride’s </w:t>
      </w:r>
      <w:r w:rsidRPr="00294AA8">
        <w:rPr>
          <w:rFonts w:ascii="Times New Roman" w:hAnsi="Times New Roman" w:cs="Times New Roman"/>
          <w:i/>
          <w:iCs/>
          <w:color w:val="000000" w:themeColor="text1"/>
        </w:rPr>
        <w:t>Deacon King Kong</w:t>
      </w:r>
    </w:p>
    <w:p w14:paraId="5C4EDBFF" w14:textId="77777777" w:rsidR="007F693D" w:rsidRPr="00294AA8" w:rsidRDefault="007F693D" w:rsidP="007F693D">
      <w:pPr>
        <w:spacing w:line="480" w:lineRule="auto"/>
        <w:jc w:val="center"/>
        <w:rPr>
          <w:rFonts w:ascii="Times New Roman" w:hAnsi="Times New Roman" w:cs="Times New Roman"/>
          <w:color w:val="000000" w:themeColor="text1"/>
        </w:rPr>
      </w:pPr>
      <w:r w:rsidRPr="00294AA8">
        <w:rPr>
          <w:rFonts w:ascii="Times New Roman" w:hAnsi="Times New Roman" w:cs="Times New Roman"/>
          <w:color w:val="000000" w:themeColor="text1"/>
        </w:rPr>
        <w:fldChar w:fldCharType="begin"/>
      </w:r>
      <w:r w:rsidRPr="00294AA8">
        <w:rPr>
          <w:rFonts w:ascii="Times New Roman" w:hAnsi="Times New Roman" w:cs="Times New Roman"/>
          <w:color w:val="000000" w:themeColor="text1"/>
        </w:rPr>
        <w:instrText xml:space="preserve"> INCLUDEPICTURE "https://lh7-rt.googleusercontent.com/docsz/AD_4nXdjkiLu-n5I_6rfV-srdbP1l1C1nwxR0LQw8IojORPwhm9USaBM-TDb3z5Kr59sGiJmf2L2Bkf-vkMjJyLL64qaItn8qrrKKnEeH2hR44TjnQX_2bMPmFQmDGdlC30dkvtdFAfIYd51WwDAIRzM7evnUEkODejfj6uaVqm5?key=rtbiBILGpzWpikskPSktZQ" \* MERGEFORMATINET </w:instrText>
      </w:r>
      <w:r w:rsidRPr="00294AA8">
        <w:rPr>
          <w:rFonts w:ascii="Times New Roman" w:hAnsi="Times New Roman" w:cs="Times New Roman"/>
          <w:color w:val="000000" w:themeColor="text1"/>
        </w:rPr>
        <w:fldChar w:fldCharType="separate"/>
      </w:r>
      <w:r w:rsidRPr="00294AA8">
        <w:rPr>
          <w:rFonts w:ascii="Times New Roman" w:hAnsi="Times New Roman" w:cs="Times New Roman"/>
          <w:noProof/>
          <w:color w:val="000000" w:themeColor="text1"/>
        </w:rPr>
        <w:drawing>
          <wp:inline distT="0" distB="0" distL="0" distR="0" wp14:anchorId="527268A7" wp14:editId="0A259DF2">
            <wp:extent cx="5318862" cy="3231663"/>
            <wp:effectExtent l="12700" t="12700" r="15240" b="6985"/>
            <wp:docPr id="1796641185"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51433" name="Picture 9" descr="A screenshot of a computer program&#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38256" cy="3243447"/>
                    </a:xfrm>
                    <a:prstGeom prst="rect">
                      <a:avLst/>
                    </a:prstGeom>
                    <a:noFill/>
                    <a:ln>
                      <a:solidFill>
                        <a:schemeClr val="tx1"/>
                      </a:solidFill>
                    </a:ln>
                  </pic:spPr>
                </pic:pic>
              </a:graphicData>
            </a:graphic>
          </wp:inline>
        </w:drawing>
      </w:r>
      <w:r w:rsidRPr="00294AA8">
        <w:rPr>
          <w:rFonts w:ascii="Times New Roman" w:hAnsi="Times New Roman" w:cs="Times New Roman"/>
          <w:color w:val="000000" w:themeColor="text1"/>
        </w:rPr>
        <w:fldChar w:fldCharType="end"/>
      </w:r>
    </w:p>
    <w:p w14:paraId="585AA492" w14:textId="1CB9751A" w:rsidR="007F693D" w:rsidRPr="00294AA8" w:rsidRDefault="007F693D" w:rsidP="007F693D">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FIGURE 6</w:t>
      </w:r>
      <w:r w:rsidR="00134453"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 xml:space="preserve">MARC </w:t>
      </w:r>
      <w:r w:rsidR="00126493" w:rsidRPr="00294AA8">
        <w:rPr>
          <w:rFonts w:ascii="Times New Roman" w:hAnsi="Times New Roman" w:cs="Times New Roman"/>
          <w:color w:val="000000" w:themeColor="text1"/>
        </w:rPr>
        <w:t>R</w:t>
      </w:r>
      <w:r w:rsidRPr="00294AA8">
        <w:rPr>
          <w:rFonts w:ascii="Times New Roman" w:hAnsi="Times New Roman" w:cs="Times New Roman"/>
          <w:color w:val="000000" w:themeColor="text1"/>
        </w:rPr>
        <w:t xml:space="preserve">ecord of </w:t>
      </w:r>
      <w:r w:rsidRPr="00294AA8">
        <w:rPr>
          <w:rFonts w:ascii="Times New Roman" w:hAnsi="Times New Roman" w:cs="Times New Roman"/>
          <w:i/>
          <w:iCs/>
          <w:color w:val="000000" w:themeColor="text1"/>
        </w:rPr>
        <w:t xml:space="preserve">Desperate </w:t>
      </w:r>
      <w:proofErr w:type="spellStart"/>
      <w:r w:rsidRPr="00294AA8">
        <w:rPr>
          <w:rFonts w:ascii="Times New Roman" w:hAnsi="Times New Roman" w:cs="Times New Roman"/>
          <w:i/>
          <w:iCs/>
          <w:color w:val="000000" w:themeColor="text1"/>
        </w:rPr>
        <w:t>Hoodwives</w:t>
      </w:r>
      <w:proofErr w:type="spellEnd"/>
      <w:r w:rsidRPr="00294AA8">
        <w:rPr>
          <w:rFonts w:ascii="Times New Roman" w:hAnsi="Times New Roman" w:cs="Times New Roman"/>
          <w:i/>
          <w:iCs/>
          <w:color w:val="000000" w:themeColor="text1"/>
        </w:rPr>
        <w:t>: An Urban Tale</w:t>
      </w:r>
    </w:p>
    <w:p w14:paraId="28685433" w14:textId="77777777" w:rsidR="007F693D" w:rsidRPr="00294AA8" w:rsidRDefault="007F693D" w:rsidP="007F693D">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lastRenderedPageBreak/>
        <w:t>And, while the latter’s subject headings seem obvious from its title, as McCoy expresses, the category of “urban” is sometimes automatically interpreted as coded language for racial and socioeconomic signifiers, when these may not always be appropriate.</w:t>
      </w:r>
    </w:p>
    <w:p w14:paraId="4572F63A" w14:textId="77777777" w:rsidR="007F693D" w:rsidRPr="00294AA8" w:rsidRDefault="007F693D" w:rsidP="007F693D">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Moreover, we found that books written about Chicago might include the tag “inner cities” while books set in New York might only include the tag, “city and town life.” Some entries are tagged with the subject “low-income housing” while others are classified with the term “apartment dwellers.” Some books are associated with the tag “Single parent families” in contrast to the more generic “Family Life.” Some tags were comprised of twenty-seven headings, some tags only had six, some didn’t have a MARC record at all. Some tags included a geographic identifier. Others didn’t. </w:t>
      </w:r>
    </w:p>
    <w:p w14:paraId="665CF6C5" w14:textId="63B2E302" w:rsidR="007F693D" w:rsidRPr="00294AA8" w:rsidRDefault="007F693D" w:rsidP="007F693D">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 </w:t>
      </w:r>
      <w:r w:rsidRPr="00294AA8">
        <w:rPr>
          <w:rFonts w:ascii="Times New Roman" w:hAnsi="Times New Roman" w:cs="Times New Roman"/>
          <w:color w:val="000000" w:themeColor="text1"/>
        </w:rPr>
        <w:tab/>
        <w:t>Recognizing that the contribution of subject headings by libraries (and, often, a single overworked librarian) is a “new” or contemporary practice (OCLC, 1991), these divergent classifications, even if benignly added, reflect subjective and sociological perceptions of spaces that carry culturally laden meanings. They also reify ossified binaries, such as between the idea of literary and “genre fiction,” and mainstream (or, “White”) cultural identity versus those identities deemed ethnically other. Not only does this divergence affect whether these books are found in certain searches, but it potentially impacts who chooses to read them. Wintermute et. al (2024) recommend preserving the original LCSH tags as an access point while juxtaposing alternative subject headings through visual display and/or local library data flows.</w:t>
      </w:r>
      <w:r w:rsidRPr="00294AA8">
        <w:rPr>
          <w:rStyle w:val="EndnoteReference"/>
          <w:rFonts w:ascii="Times New Roman" w:hAnsi="Times New Roman" w:cs="Times New Roman"/>
          <w:color w:val="000000" w:themeColor="text1"/>
        </w:rPr>
        <w:endnoteReference w:id="10"/>
      </w:r>
      <w:r w:rsidRPr="00294AA8">
        <w:rPr>
          <w:rFonts w:ascii="Times New Roman" w:hAnsi="Times New Roman" w:cs="Times New Roman"/>
          <w:color w:val="000000" w:themeColor="text1"/>
        </w:rPr>
        <w:t xml:space="preserve"> After learning about the constraints that come with doing literature specific queries in library databases, we were curious to see if searching crowdsourced databases yielded more results. We found that this was in fact the case and were able to gather many more titles with the help of community-based databases like Goodreads than we were within the limits of controlled </w:t>
      </w:r>
      <w:r w:rsidRPr="00294AA8">
        <w:rPr>
          <w:rFonts w:ascii="Times New Roman" w:hAnsi="Times New Roman" w:cs="Times New Roman"/>
          <w:color w:val="000000" w:themeColor="text1"/>
        </w:rPr>
        <w:lastRenderedPageBreak/>
        <w:t>vocabularies. This discovery informed our hypothesis that engaging residents who have relationships to these communities to provide input on what’s wrong with or should be added to these classifications would make the subject headings more meaningful, overall. </w:t>
      </w:r>
    </w:p>
    <w:p w14:paraId="1773CC65" w14:textId="2C8F32F5" w:rsidR="007F693D" w:rsidRDefault="007F693D" w:rsidP="007F693D">
      <w:pPr>
        <w:spacing w:line="480" w:lineRule="auto"/>
        <w:ind w:firstLine="720"/>
        <w:rPr>
          <w:ins w:id="0" w:author="Emily Boyer" w:date="2026-03-13T12:19:00Z" w16du:dateUtc="2026-03-13T16:19:00Z"/>
          <w:rFonts w:ascii="Times New Roman" w:hAnsi="Times New Roman" w:cs="Times New Roman"/>
          <w:color w:val="000000" w:themeColor="text1"/>
        </w:rPr>
      </w:pPr>
      <w:r w:rsidRPr="00294AA8">
        <w:rPr>
          <w:rFonts w:ascii="Times New Roman" w:hAnsi="Times New Roman" w:cs="Times New Roman"/>
          <w:color w:val="000000" w:themeColor="text1"/>
        </w:rPr>
        <w:t xml:space="preserve">Thus, an intentional step in </w:t>
      </w:r>
      <w:r w:rsidR="00C537CE" w:rsidRPr="00294AA8">
        <w:rPr>
          <w:rFonts w:ascii="Times New Roman" w:hAnsi="Times New Roman" w:cs="Times New Roman"/>
          <w:color w:val="000000" w:themeColor="text1"/>
        </w:rPr>
        <w:t>creating</w:t>
      </w:r>
      <w:r w:rsidRPr="00294AA8">
        <w:rPr>
          <w:rFonts w:ascii="Times New Roman" w:hAnsi="Times New Roman" w:cs="Times New Roman"/>
          <w:color w:val="000000" w:themeColor="text1"/>
        </w:rPr>
        <w:t xml:space="preserve"> the database was to begin to categorize these books in a standardized, yet nuanced way that would mean something to the people we </w:t>
      </w:r>
      <w:r w:rsidR="00631D35" w:rsidRPr="00294AA8">
        <w:rPr>
          <w:rFonts w:ascii="Times New Roman" w:hAnsi="Times New Roman" w:cs="Times New Roman"/>
          <w:color w:val="000000" w:themeColor="text1"/>
        </w:rPr>
        <w:t>anticipate</w:t>
      </w:r>
      <w:r w:rsidRPr="00294AA8">
        <w:rPr>
          <w:rFonts w:ascii="Times New Roman" w:hAnsi="Times New Roman" w:cs="Times New Roman"/>
          <w:color w:val="000000" w:themeColor="text1"/>
        </w:rPr>
        <w:t xml:space="preserve"> one day interact</w:t>
      </w:r>
      <w:r w:rsidR="00631D35" w:rsidRPr="00294AA8">
        <w:rPr>
          <w:rFonts w:ascii="Times New Roman" w:hAnsi="Times New Roman" w:cs="Times New Roman"/>
          <w:color w:val="000000" w:themeColor="text1"/>
        </w:rPr>
        <w:t>ing</w:t>
      </w:r>
      <w:r w:rsidRPr="00294AA8">
        <w:rPr>
          <w:rFonts w:ascii="Times New Roman" w:hAnsi="Times New Roman" w:cs="Times New Roman"/>
          <w:color w:val="000000" w:themeColor="text1"/>
        </w:rPr>
        <w:t xml:space="preserve"> with the data.  After guidance from our librarians at the University of Utah,</w:t>
      </w:r>
      <w:r w:rsidRPr="00294AA8">
        <w:rPr>
          <w:rStyle w:val="EndnoteReference"/>
          <w:rFonts w:ascii="Times New Roman" w:hAnsi="Times New Roman" w:cs="Times New Roman"/>
          <w:color w:val="000000" w:themeColor="text1"/>
        </w:rPr>
        <w:endnoteReference w:id="11"/>
      </w:r>
      <w:r w:rsidRPr="00294AA8">
        <w:rPr>
          <w:rFonts w:ascii="Times New Roman" w:hAnsi="Times New Roman" w:cs="Times New Roman"/>
          <w:color w:val="000000" w:themeColor="text1"/>
        </w:rPr>
        <w:t xml:space="preserve"> we concluded that the Dublin Core Metadata Element Set would work best for this stage of the research for its flexibility and capacity to crosswalk with Marc 21. </w:t>
      </w:r>
      <w:r w:rsidR="00B52DF5" w:rsidRPr="00294AA8">
        <w:rPr>
          <w:rFonts w:ascii="Times New Roman" w:hAnsi="Times New Roman" w:cs="Times New Roman"/>
          <w:color w:val="000000" w:themeColor="text1"/>
        </w:rPr>
        <w:t>Although</w:t>
      </w:r>
      <w:r w:rsidRPr="00294AA8">
        <w:rPr>
          <w:rFonts w:ascii="Times New Roman" w:hAnsi="Times New Roman" w:cs="Times New Roman"/>
          <w:color w:val="000000" w:themeColor="text1"/>
        </w:rPr>
        <w:t xml:space="preserve"> the Dublin Core schema is robust, we did not use </w:t>
      </w:r>
      <w:r w:rsidR="006E0391" w:rsidRPr="00294AA8">
        <w:rPr>
          <w:rFonts w:ascii="Times New Roman" w:hAnsi="Times New Roman" w:cs="Times New Roman"/>
          <w:color w:val="000000" w:themeColor="text1"/>
        </w:rPr>
        <w:t>all</w:t>
      </w:r>
      <w:r w:rsidRPr="00294AA8">
        <w:rPr>
          <w:rFonts w:ascii="Times New Roman" w:hAnsi="Times New Roman" w:cs="Times New Roman"/>
          <w:color w:val="000000" w:themeColor="text1"/>
        </w:rPr>
        <w:t xml:space="preserve"> its elements</w:t>
      </w:r>
      <w:r w:rsidR="00B52DF5" w:rsidRPr="00294AA8">
        <w:rPr>
          <w:rFonts w:ascii="Times New Roman" w:hAnsi="Times New Roman" w:cs="Times New Roman"/>
          <w:color w:val="000000" w:themeColor="text1"/>
        </w:rPr>
        <w:t xml:space="preserve">. In fact, </w:t>
      </w:r>
      <w:r w:rsidRPr="00294AA8">
        <w:rPr>
          <w:rFonts w:ascii="Times New Roman" w:hAnsi="Times New Roman" w:cs="Times New Roman"/>
          <w:color w:val="000000" w:themeColor="text1"/>
        </w:rPr>
        <w:t xml:space="preserve">we altered </w:t>
      </w:r>
      <w:r w:rsidR="00D34129" w:rsidRPr="00294AA8">
        <w:rPr>
          <w:rFonts w:ascii="Times New Roman" w:hAnsi="Times New Roman" w:cs="Times New Roman"/>
          <w:color w:val="000000" w:themeColor="text1"/>
        </w:rPr>
        <w:t xml:space="preserve">six of its </w:t>
      </w:r>
      <w:r w:rsidR="002E4758" w:rsidRPr="00294AA8">
        <w:rPr>
          <w:rFonts w:ascii="Times New Roman" w:hAnsi="Times New Roman" w:cs="Times New Roman"/>
          <w:color w:val="000000" w:themeColor="text1"/>
        </w:rPr>
        <w:t>element titles</w:t>
      </w:r>
      <w:r w:rsidRPr="00294AA8">
        <w:rPr>
          <w:rFonts w:ascii="Times New Roman" w:hAnsi="Times New Roman" w:cs="Times New Roman"/>
          <w:color w:val="000000" w:themeColor="text1"/>
        </w:rPr>
        <w:t xml:space="preserve">, </w:t>
      </w:r>
      <w:r w:rsidR="00BF4CDC" w:rsidRPr="00294AA8">
        <w:rPr>
          <w:rFonts w:ascii="Times New Roman" w:hAnsi="Times New Roman" w:cs="Times New Roman"/>
          <w:color w:val="000000" w:themeColor="text1"/>
        </w:rPr>
        <w:t>including the</w:t>
      </w:r>
      <w:r w:rsidRPr="00294AA8">
        <w:rPr>
          <w:rFonts w:ascii="Times New Roman" w:hAnsi="Times New Roman" w:cs="Times New Roman"/>
          <w:color w:val="000000" w:themeColor="text1"/>
        </w:rPr>
        <w:t xml:space="preserve"> “Coverage” metatag </w:t>
      </w:r>
      <w:r w:rsidR="00194C8B" w:rsidRPr="00294AA8">
        <w:rPr>
          <w:rFonts w:ascii="Times New Roman" w:hAnsi="Times New Roman" w:cs="Times New Roman"/>
          <w:color w:val="000000" w:themeColor="text1"/>
        </w:rPr>
        <w:t xml:space="preserve">which we replaced with </w:t>
      </w:r>
      <w:r w:rsidRPr="00294AA8">
        <w:rPr>
          <w:rFonts w:ascii="Times New Roman" w:hAnsi="Times New Roman" w:cs="Times New Roman"/>
          <w:color w:val="000000" w:themeColor="text1"/>
        </w:rPr>
        <w:t>a unique data element of our own—GIS location. We did this primarily with audience relatability in mind, for example, “Genre” and “Name of Community” are less ambiguous to non-LIS users than “Format” and “Relation.” We also wanted to forecast the distinctions we believe are important for demarking public housing literature and acknowledging its geographic history. Since the renaming of the development is a frequent side effect of public housing being demolished, privatized, or redeveloped into a mixed income demographic, preserving the original names (and nicknames) of these neighborhoods is an act of cultural preservation.</w:t>
      </w:r>
    </w:p>
    <w:p w14:paraId="6F32C2A6" w14:textId="77777777" w:rsidR="0063115F" w:rsidRDefault="0063115F" w:rsidP="007F693D">
      <w:pPr>
        <w:spacing w:line="480" w:lineRule="auto"/>
        <w:ind w:firstLine="720"/>
        <w:rPr>
          <w:ins w:id="1" w:author="Emily Boyer" w:date="2026-03-13T12:19:00Z" w16du:dateUtc="2026-03-13T16:19:00Z"/>
          <w:rFonts w:ascii="Times New Roman" w:hAnsi="Times New Roman" w:cs="Times New Roman"/>
          <w:color w:val="000000" w:themeColor="text1"/>
        </w:rPr>
      </w:pPr>
    </w:p>
    <w:p w14:paraId="1D36FEFA" w14:textId="77777777" w:rsidR="0063115F" w:rsidRDefault="0063115F" w:rsidP="007F693D">
      <w:pPr>
        <w:spacing w:line="480" w:lineRule="auto"/>
        <w:ind w:firstLine="720"/>
        <w:rPr>
          <w:ins w:id="2" w:author="Emily Boyer" w:date="2026-03-13T12:19:00Z" w16du:dateUtc="2026-03-13T16:19:00Z"/>
          <w:rFonts w:ascii="Times New Roman" w:hAnsi="Times New Roman" w:cs="Times New Roman"/>
          <w:color w:val="000000" w:themeColor="text1"/>
        </w:rPr>
      </w:pPr>
    </w:p>
    <w:p w14:paraId="700519DC" w14:textId="77777777" w:rsidR="0063115F" w:rsidRDefault="0063115F" w:rsidP="007F693D">
      <w:pPr>
        <w:spacing w:line="480" w:lineRule="auto"/>
        <w:ind w:firstLine="720"/>
        <w:rPr>
          <w:ins w:id="3" w:author="Emily Boyer" w:date="2026-03-13T12:19:00Z" w16du:dateUtc="2026-03-13T16:19:00Z"/>
          <w:rFonts w:ascii="Times New Roman" w:hAnsi="Times New Roman" w:cs="Times New Roman"/>
          <w:color w:val="000000" w:themeColor="text1"/>
        </w:rPr>
      </w:pPr>
    </w:p>
    <w:p w14:paraId="2B1EA0FA" w14:textId="77777777" w:rsidR="0063115F" w:rsidRDefault="0063115F" w:rsidP="007F693D">
      <w:pPr>
        <w:spacing w:line="480" w:lineRule="auto"/>
        <w:ind w:firstLine="720"/>
        <w:rPr>
          <w:ins w:id="4" w:author="Emily Boyer" w:date="2026-03-13T12:19:00Z" w16du:dateUtc="2026-03-13T16:19:00Z"/>
          <w:rFonts w:ascii="Times New Roman" w:hAnsi="Times New Roman" w:cs="Times New Roman"/>
          <w:color w:val="000000" w:themeColor="text1"/>
        </w:rPr>
      </w:pPr>
    </w:p>
    <w:p w14:paraId="4B59367D" w14:textId="77777777" w:rsidR="0063115F" w:rsidRDefault="0063115F" w:rsidP="007F693D">
      <w:pPr>
        <w:spacing w:line="480" w:lineRule="auto"/>
        <w:ind w:firstLine="720"/>
        <w:rPr>
          <w:ins w:id="5" w:author="Emily Boyer" w:date="2026-03-13T12:19:00Z" w16du:dateUtc="2026-03-13T16:19:00Z"/>
          <w:rFonts w:ascii="Times New Roman" w:hAnsi="Times New Roman" w:cs="Times New Roman"/>
          <w:color w:val="000000" w:themeColor="text1"/>
        </w:rPr>
      </w:pPr>
    </w:p>
    <w:p w14:paraId="4AF4BB3F" w14:textId="77777777" w:rsidR="0063115F" w:rsidRPr="00294AA8" w:rsidRDefault="0063115F" w:rsidP="007F693D">
      <w:pPr>
        <w:spacing w:line="480" w:lineRule="auto"/>
        <w:ind w:firstLine="720"/>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4675"/>
        <w:gridCol w:w="4675"/>
      </w:tblGrid>
      <w:tr w:rsidR="00294AA8" w:rsidRPr="00294AA8" w14:paraId="47BFD72F" w14:textId="77777777" w:rsidTr="00B956A2">
        <w:tc>
          <w:tcPr>
            <w:tcW w:w="4675" w:type="dxa"/>
          </w:tcPr>
          <w:p w14:paraId="5074F696" w14:textId="77777777" w:rsidR="007F693D" w:rsidRPr="00294AA8" w:rsidRDefault="007F693D" w:rsidP="00B956A2">
            <w:pPr>
              <w:jc w:val="center"/>
              <w:rPr>
                <w:rFonts w:ascii="Times New Roman" w:eastAsia="Times New Roman" w:hAnsi="Times New Roman" w:cs="Times New Roman"/>
                <w:b/>
                <w:bCs/>
                <w:color w:val="000000" w:themeColor="text1"/>
                <w:kern w:val="0"/>
                <w14:ligatures w14:val="none"/>
              </w:rPr>
            </w:pPr>
            <w:r w:rsidRPr="00294AA8">
              <w:rPr>
                <w:rFonts w:ascii="Times New Roman" w:eastAsia="Times New Roman" w:hAnsi="Times New Roman" w:cs="Times New Roman"/>
                <w:b/>
                <w:bCs/>
                <w:color w:val="000000" w:themeColor="text1"/>
                <w:kern w:val="0"/>
                <w14:ligatures w14:val="none"/>
              </w:rPr>
              <w:lastRenderedPageBreak/>
              <w:t>Dublin Core Schema</w:t>
            </w:r>
          </w:p>
        </w:tc>
        <w:tc>
          <w:tcPr>
            <w:tcW w:w="4675" w:type="dxa"/>
          </w:tcPr>
          <w:p w14:paraId="3224C5AA" w14:textId="77777777" w:rsidR="007F693D" w:rsidRPr="00294AA8" w:rsidRDefault="007F693D" w:rsidP="00B956A2">
            <w:pPr>
              <w:jc w:val="cente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b/>
                <w:bCs/>
                <w:color w:val="000000" w:themeColor="text1"/>
                <w:kern w:val="0"/>
                <w14:ligatures w14:val="none"/>
              </w:rPr>
              <w:t>Our Schema</w:t>
            </w:r>
            <w:r w:rsidRPr="00294AA8">
              <w:rPr>
                <w:rFonts w:ascii="Times New Roman" w:eastAsia="Times New Roman" w:hAnsi="Times New Roman" w:cs="Times New Roman"/>
                <w:color w:val="000000" w:themeColor="text1"/>
                <w:kern w:val="0"/>
                <w14:ligatures w14:val="none"/>
              </w:rPr>
              <w:t xml:space="preserve"> (*additions are highlighted)</w:t>
            </w:r>
          </w:p>
        </w:tc>
      </w:tr>
      <w:tr w:rsidR="00294AA8" w:rsidRPr="00294AA8" w14:paraId="6F43264A" w14:textId="77777777" w:rsidTr="00B956A2">
        <w:tc>
          <w:tcPr>
            <w:tcW w:w="4675" w:type="dxa"/>
          </w:tcPr>
          <w:p w14:paraId="25AF0A68"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Title</w:t>
            </w:r>
          </w:p>
        </w:tc>
        <w:tc>
          <w:tcPr>
            <w:tcW w:w="4675" w:type="dxa"/>
          </w:tcPr>
          <w:p w14:paraId="472EF393"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Title: A name given to the resource.</w:t>
            </w:r>
          </w:p>
        </w:tc>
      </w:tr>
      <w:tr w:rsidR="00294AA8" w:rsidRPr="00294AA8" w14:paraId="37474F9D" w14:textId="77777777" w:rsidTr="00B956A2">
        <w:tc>
          <w:tcPr>
            <w:tcW w:w="4675" w:type="dxa"/>
          </w:tcPr>
          <w:p w14:paraId="7E20E78E"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Contributor</w:t>
            </w:r>
          </w:p>
        </w:tc>
        <w:tc>
          <w:tcPr>
            <w:tcW w:w="4675" w:type="dxa"/>
          </w:tcPr>
          <w:p w14:paraId="4F602A65"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N/A</w:t>
            </w:r>
          </w:p>
        </w:tc>
      </w:tr>
      <w:tr w:rsidR="00294AA8" w:rsidRPr="00294AA8" w14:paraId="27E6E3DD" w14:textId="77777777" w:rsidTr="00B956A2">
        <w:tc>
          <w:tcPr>
            <w:tcW w:w="4675" w:type="dxa"/>
          </w:tcPr>
          <w:p w14:paraId="45C61B97"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Coverage</w:t>
            </w:r>
          </w:p>
        </w:tc>
        <w:tc>
          <w:tcPr>
            <w:tcW w:w="4675" w:type="dxa"/>
          </w:tcPr>
          <w:p w14:paraId="5C1D5CBA" w14:textId="39FFE7D1" w:rsidR="007F693D" w:rsidRPr="00294AA8" w:rsidRDefault="00D96D78"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highlight w:val="lightGray"/>
                <w14:ligatures w14:val="none"/>
              </w:rPr>
              <w:t>GIS Location</w:t>
            </w:r>
            <w:r w:rsidR="006B4AB4" w:rsidRPr="00294AA8">
              <w:rPr>
                <w:rFonts w:ascii="Times New Roman" w:eastAsia="Times New Roman" w:hAnsi="Times New Roman" w:cs="Times New Roman"/>
                <w:color w:val="000000" w:themeColor="text1"/>
                <w:kern w:val="0"/>
                <w14:ligatures w14:val="none"/>
              </w:rPr>
              <w:t xml:space="preserve"> (Longitude and Latitude)</w:t>
            </w:r>
            <w:r w:rsidR="007F693D" w:rsidRPr="00294AA8">
              <w:rPr>
                <w:rFonts w:ascii="Times New Roman" w:eastAsia="Times New Roman" w:hAnsi="Times New Roman" w:cs="Times New Roman"/>
                <w:color w:val="000000" w:themeColor="text1"/>
                <w:kern w:val="0"/>
                <w14:ligatures w14:val="none"/>
              </w:rPr>
              <w:t xml:space="preserve">: The spatial or temporal topic of the resource, spatial applicability of the resource, or jurisdiction under which the resource is relevant; in, our case, </w:t>
            </w:r>
            <w:r w:rsidR="00E81707" w:rsidRPr="00294AA8">
              <w:rPr>
                <w:rFonts w:ascii="Times New Roman" w:eastAsia="Times New Roman" w:hAnsi="Times New Roman" w:cs="Times New Roman"/>
                <w:color w:val="000000" w:themeColor="text1"/>
                <w:kern w:val="0"/>
                <w14:ligatures w14:val="none"/>
              </w:rPr>
              <w:t xml:space="preserve">the </w:t>
            </w:r>
            <w:r w:rsidR="007F693D" w:rsidRPr="00294AA8">
              <w:rPr>
                <w:rFonts w:ascii="Times New Roman" w:eastAsia="Times New Roman" w:hAnsi="Times New Roman" w:cs="Times New Roman"/>
                <w:color w:val="000000" w:themeColor="text1"/>
                <w:kern w:val="0"/>
                <w14:ligatures w14:val="none"/>
              </w:rPr>
              <w:t>GIS coordinates</w:t>
            </w:r>
            <w:r w:rsidR="00E81707" w:rsidRPr="00294AA8">
              <w:rPr>
                <w:rFonts w:ascii="Times New Roman" w:eastAsia="Times New Roman" w:hAnsi="Times New Roman" w:cs="Times New Roman"/>
                <w:color w:val="000000" w:themeColor="text1"/>
                <w:kern w:val="0"/>
                <w14:ligatures w14:val="none"/>
              </w:rPr>
              <w:t xml:space="preserve"> of the community, city or state that is named in that order of priority</w:t>
            </w:r>
            <w:r w:rsidR="007F693D" w:rsidRPr="00294AA8">
              <w:rPr>
                <w:rFonts w:ascii="Times New Roman" w:eastAsia="Times New Roman" w:hAnsi="Times New Roman" w:cs="Times New Roman"/>
                <w:color w:val="000000" w:themeColor="text1"/>
                <w:kern w:val="0"/>
                <w14:ligatures w14:val="none"/>
              </w:rPr>
              <w:t xml:space="preserve"> </w:t>
            </w:r>
          </w:p>
          <w:p w14:paraId="6D7B227C" w14:textId="77777777" w:rsidR="007F693D" w:rsidRPr="00294AA8" w:rsidRDefault="007F693D" w:rsidP="00B956A2">
            <w:pPr>
              <w:rPr>
                <w:rFonts w:ascii="Times New Roman" w:eastAsia="Times New Roman" w:hAnsi="Times New Roman" w:cs="Times New Roman"/>
                <w:color w:val="000000" w:themeColor="text1"/>
                <w:kern w:val="0"/>
                <w14:ligatures w14:val="none"/>
              </w:rPr>
            </w:pPr>
          </w:p>
        </w:tc>
      </w:tr>
      <w:tr w:rsidR="00294AA8" w:rsidRPr="00294AA8" w14:paraId="3350B2EC" w14:textId="77777777" w:rsidTr="00B956A2">
        <w:tc>
          <w:tcPr>
            <w:tcW w:w="4675" w:type="dxa"/>
          </w:tcPr>
          <w:p w14:paraId="5FC04FA7"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Creator</w:t>
            </w:r>
          </w:p>
        </w:tc>
        <w:tc>
          <w:tcPr>
            <w:tcW w:w="4675" w:type="dxa"/>
          </w:tcPr>
          <w:p w14:paraId="6FBCA69C"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highlight w:val="lightGray"/>
                <w14:ligatures w14:val="none"/>
              </w:rPr>
              <w:t>Author</w:t>
            </w:r>
            <w:r w:rsidRPr="00294AA8">
              <w:rPr>
                <w:rFonts w:ascii="Times New Roman" w:eastAsia="Times New Roman" w:hAnsi="Times New Roman" w:cs="Times New Roman"/>
                <w:color w:val="000000" w:themeColor="text1"/>
                <w:kern w:val="0"/>
                <w14:ligatures w14:val="none"/>
              </w:rPr>
              <w:t>: An entity primarily responsible for making the resource.</w:t>
            </w:r>
          </w:p>
        </w:tc>
      </w:tr>
      <w:tr w:rsidR="00294AA8" w:rsidRPr="00294AA8" w14:paraId="225EFAD1" w14:textId="77777777" w:rsidTr="00B956A2">
        <w:tc>
          <w:tcPr>
            <w:tcW w:w="4675" w:type="dxa"/>
          </w:tcPr>
          <w:p w14:paraId="39ECD224"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Date</w:t>
            </w:r>
          </w:p>
        </w:tc>
        <w:tc>
          <w:tcPr>
            <w:tcW w:w="4675" w:type="dxa"/>
          </w:tcPr>
          <w:p w14:paraId="4D4670B7"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 xml:space="preserve">Date: A point or </w:t>
            </w:r>
            <w:proofErr w:type="gramStart"/>
            <w:r w:rsidRPr="00294AA8">
              <w:rPr>
                <w:rFonts w:ascii="Times New Roman" w:eastAsia="Times New Roman" w:hAnsi="Times New Roman" w:cs="Times New Roman"/>
                <w:color w:val="000000" w:themeColor="text1"/>
                <w:kern w:val="0"/>
                <w14:ligatures w14:val="none"/>
              </w:rPr>
              <w:t>period of time</w:t>
            </w:r>
            <w:proofErr w:type="gramEnd"/>
            <w:r w:rsidRPr="00294AA8">
              <w:rPr>
                <w:rFonts w:ascii="Times New Roman" w:eastAsia="Times New Roman" w:hAnsi="Times New Roman" w:cs="Times New Roman"/>
                <w:color w:val="000000" w:themeColor="text1"/>
                <w:kern w:val="0"/>
                <w14:ligatures w14:val="none"/>
              </w:rPr>
              <w:t xml:space="preserve"> associated with an event in the lifecycle of the resource.</w:t>
            </w:r>
          </w:p>
        </w:tc>
      </w:tr>
      <w:tr w:rsidR="00294AA8" w:rsidRPr="00294AA8" w14:paraId="55F0E75E" w14:textId="77777777" w:rsidTr="00B956A2">
        <w:tc>
          <w:tcPr>
            <w:tcW w:w="4675" w:type="dxa"/>
          </w:tcPr>
          <w:p w14:paraId="30C8F1B4"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Description</w:t>
            </w:r>
          </w:p>
        </w:tc>
        <w:tc>
          <w:tcPr>
            <w:tcW w:w="4675" w:type="dxa"/>
          </w:tcPr>
          <w:p w14:paraId="27ED4EB3"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Description: an account of the resource (book summary, etc.).</w:t>
            </w:r>
          </w:p>
        </w:tc>
      </w:tr>
      <w:tr w:rsidR="00294AA8" w:rsidRPr="00294AA8" w14:paraId="58B2BF85" w14:textId="77777777" w:rsidTr="00B956A2">
        <w:tc>
          <w:tcPr>
            <w:tcW w:w="4675" w:type="dxa"/>
          </w:tcPr>
          <w:p w14:paraId="15E8DFC9"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 xml:space="preserve">Format </w:t>
            </w:r>
          </w:p>
        </w:tc>
        <w:tc>
          <w:tcPr>
            <w:tcW w:w="4675" w:type="dxa"/>
          </w:tcPr>
          <w:p w14:paraId="21DDE54F"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highlight w:val="lightGray"/>
                <w14:ligatures w14:val="none"/>
              </w:rPr>
              <w:t>Genre:</w:t>
            </w:r>
            <w:r w:rsidRPr="00294AA8">
              <w:rPr>
                <w:rFonts w:ascii="Times New Roman" w:eastAsia="Times New Roman" w:hAnsi="Times New Roman" w:cs="Times New Roman"/>
                <w:color w:val="000000" w:themeColor="text1"/>
                <w:kern w:val="0"/>
                <w14:ligatures w14:val="none"/>
              </w:rPr>
              <w:t xml:space="preserve"> One of the following categories: fiction, narrative nonfiction, poetry, children’s literature, memoir/autobiography.</w:t>
            </w:r>
          </w:p>
        </w:tc>
      </w:tr>
      <w:tr w:rsidR="00294AA8" w:rsidRPr="00294AA8" w14:paraId="5547373D" w14:textId="77777777" w:rsidTr="00B956A2">
        <w:tc>
          <w:tcPr>
            <w:tcW w:w="4675" w:type="dxa"/>
          </w:tcPr>
          <w:p w14:paraId="5C6A3784"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Identifier</w:t>
            </w:r>
          </w:p>
        </w:tc>
        <w:tc>
          <w:tcPr>
            <w:tcW w:w="4675" w:type="dxa"/>
          </w:tcPr>
          <w:p w14:paraId="71E0B9DD"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highlight w:val="lightGray"/>
                <w14:ligatures w14:val="none"/>
              </w:rPr>
              <w:t>ISBN:</w:t>
            </w:r>
            <w:r w:rsidRPr="00294AA8">
              <w:rPr>
                <w:rFonts w:ascii="Times New Roman" w:eastAsia="Times New Roman" w:hAnsi="Times New Roman" w:cs="Times New Roman"/>
                <w:color w:val="000000" w:themeColor="text1"/>
                <w:kern w:val="0"/>
                <w14:ligatures w14:val="none"/>
              </w:rPr>
              <w:t xml:space="preserve"> An unambiguous reference to the resource within a given context. In our case, the identifier became the ISBN.</w:t>
            </w:r>
          </w:p>
        </w:tc>
      </w:tr>
      <w:tr w:rsidR="00294AA8" w:rsidRPr="00294AA8" w14:paraId="0A70689A" w14:textId="77777777" w:rsidTr="00B956A2">
        <w:tc>
          <w:tcPr>
            <w:tcW w:w="4675" w:type="dxa"/>
          </w:tcPr>
          <w:p w14:paraId="281F04D7"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Language</w:t>
            </w:r>
          </w:p>
        </w:tc>
        <w:tc>
          <w:tcPr>
            <w:tcW w:w="4675" w:type="dxa"/>
          </w:tcPr>
          <w:p w14:paraId="4909723D"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N/A at this time *due to emphasis on the US although we recognize that there are novels from around the world set in public housing (</w:t>
            </w:r>
            <w:r w:rsidRPr="00294AA8">
              <w:rPr>
                <w:rFonts w:ascii="Times New Roman" w:eastAsia="Times New Roman" w:hAnsi="Times New Roman" w:cs="Times New Roman"/>
                <w:i/>
                <w:iCs/>
                <w:color w:val="000000" w:themeColor="text1"/>
                <w:kern w:val="0"/>
                <w14:ligatures w14:val="none"/>
              </w:rPr>
              <w:t>the French banlieues,</w:t>
            </w:r>
            <w:r w:rsidRPr="00294AA8">
              <w:rPr>
                <w:rFonts w:ascii="Times New Roman" w:eastAsia="Times New Roman" w:hAnsi="Times New Roman" w:cs="Times New Roman"/>
                <w:color w:val="000000" w:themeColor="text1"/>
                <w:kern w:val="0"/>
                <w14:ligatures w14:val="none"/>
              </w:rPr>
              <w:t xml:space="preserve"> for example) and this may become an important category to future researchers.</w:t>
            </w:r>
          </w:p>
        </w:tc>
      </w:tr>
      <w:tr w:rsidR="00294AA8" w:rsidRPr="00294AA8" w14:paraId="2E01C539" w14:textId="77777777" w:rsidTr="00B956A2">
        <w:tc>
          <w:tcPr>
            <w:tcW w:w="4675" w:type="dxa"/>
          </w:tcPr>
          <w:p w14:paraId="156998A4"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Publisher</w:t>
            </w:r>
          </w:p>
        </w:tc>
        <w:tc>
          <w:tcPr>
            <w:tcW w:w="4675" w:type="dxa"/>
          </w:tcPr>
          <w:p w14:paraId="0F118401"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Publisher: An entity responsible for making the resource available.</w:t>
            </w:r>
          </w:p>
        </w:tc>
      </w:tr>
      <w:tr w:rsidR="00294AA8" w:rsidRPr="00294AA8" w14:paraId="65F3317B" w14:textId="77777777" w:rsidTr="00B956A2">
        <w:tc>
          <w:tcPr>
            <w:tcW w:w="4675" w:type="dxa"/>
          </w:tcPr>
          <w:p w14:paraId="14F7F1A7"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Relation</w:t>
            </w:r>
          </w:p>
        </w:tc>
        <w:tc>
          <w:tcPr>
            <w:tcW w:w="4675" w:type="dxa"/>
          </w:tcPr>
          <w:p w14:paraId="06FE5443" w14:textId="607F448F"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highlight w:val="lightGray"/>
                <w14:ligatures w14:val="none"/>
              </w:rPr>
              <w:t>Name of community:</w:t>
            </w:r>
            <w:r w:rsidRPr="00294AA8">
              <w:rPr>
                <w:rFonts w:ascii="Times New Roman" w:eastAsia="Times New Roman" w:hAnsi="Times New Roman" w:cs="Times New Roman"/>
                <w:color w:val="000000" w:themeColor="text1"/>
                <w:kern w:val="0"/>
                <w14:ligatures w14:val="none"/>
              </w:rPr>
              <w:t xml:space="preserve"> The public housing community/s being discussed in the given text</w:t>
            </w:r>
            <w:r w:rsidR="007B4CEC" w:rsidRPr="00294AA8">
              <w:rPr>
                <w:rFonts w:ascii="Times New Roman" w:eastAsia="Times New Roman" w:hAnsi="Times New Roman" w:cs="Times New Roman"/>
                <w:color w:val="000000" w:themeColor="text1"/>
                <w:kern w:val="0"/>
                <w14:ligatures w14:val="none"/>
              </w:rPr>
              <w:t xml:space="preserve">; may be </w:t>
            </w:r>
            <w:r w:rsidR="00413846" w:rsidRPr="00294AA8">
              <w:rPr>
                <w:rFonts w:ascii="Times New Roman" w:eastAsia="Times New Roman" w:hAnsi="Times New Roman" w:cs="Times New Roman"/>
                <w:color w:val="000000" w:themeColor="text1"/>
                <w:kern w:val="0"/>
                <w14:ligatures w14:val="none"/>
              </w:rPr>
              <w:t>real, fictionalized, or a local nickname</w:t>
            </w:r>
          </w:p>
        </w:tc>
      </w:tr>
      <w:tr w:rsidR="00294AA8" w:rsidRPr="00294AA8" w14:paraId="1B9F807B" w14:textId="77777777" w:rsidTr="00B956A2">
        <w:tc>
          <w:tcPr>
            <w:tcW w:w="4675" w:type="dxa"/>
          </w:tcPr>
          <w:p w14:paraId="3DBE1CCB"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Rights</w:t>
            </w:r>
          </w:p>
        </w:tc>
        <w:tc>
          <w:tcPr>
            <w:tcW w:w="4675" w:type="dxa"/>
          </w:tcPr>
          <w:p w14:paraId="41635ACF"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highlight w:val="lightGray"/>
                <w14:ligatures w14:val="none"/>
              </w:rPr>
              <w:t>Copyright:</w:t>
            </w:r>
            <w:r w:rsidRPr="00294AA8">
              <w:rPr>
                <w:rFonts w:ascii="Times New Roman" w:eastAsia="Times New Roman" w:hAnsi="Times New Roman" w:cs="Times New Roman"/>
                <w:color w:val="000000" w:themeColor="text1"/>
                <w:kern w:val="0"/>
                <w14:ligatures w14:val="none"/>
              </w:rPr>
              <w:t xml:space="preserve"> Information about rights held in and over the resource.</w:t>
            </w:r>
          </w:p>
        </w:tc>
      </w:tr>
      <w:tr w:rsidR="00294AA8" w:rsidRPr="00294AA8" w14:paraId="33F7A3FC" w14:textId="77777777" w:rsidTr="00B956A2">
        <w:tc>
          <w:tcPr>
            <w:tcW w:w="4675" w:type="dxa"/>
          </w:tcPr>
          <w:p w14:paraId="5110BAE3"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 xml:space="preserve">Source </w:t>
            </w:r>
          </w:p>
        </w:tc>
        <w:tc>
          <w:tcPr>
            <w:tcW w:w="4675" w:type="dxa"/>
          </w:tcPr>
          <w:p w14:paraId="09DE65E4"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N/A</w:t>
            </w:r>
          </w:p>
        </w:tc>
      </w:tr>
      <w:tr w:rsidR="00294AA8" w:rsidRPr="00294AA8" w14:paraId="15887017" w14:textId="77777777" w:rsidTr="00B956A2">
        <w:tc>
          <w:tcPr>
            <w:tcW w:w="4675" w:type="dxa"/>
          </w:tcPr>
          <w:p w14:paraId="3E5AD150"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Subject</w:t>
            </w:r>
          </w:p>
        </w:tc>
        <w:tc>
          <w:tcPr>
            <w:tcW w:w="4675" w:type="dxa"/>
          </w:tcPr>
          <w:p w14:paraId="3D1CD0F1" w14:textId="77777777" w:rsidR="007F693D" w:rsidRPr="00294AA8" w:rsidRDefault="007F693D" w:rsidP="00B956A2">
            <w:pPr>
              <w:rPr>
                <w:rFonts w:ascii="Times New Roman" w:eastAsia="Times New Roman" w:hAnsi="Times New Roman" w:cs="Times New Roman"/>
                <w:color w:val="000000" w:themeColor="text1"/>
                <w:kern w:val="0"/>
                <w14:ligatures w14:val="none"/>
              </w:rPr>
            </w:pPr>
            <w:proofErr w:type="spellStart"/>
            <w:r w:rsidRPr="00294AA8">
              <w:rPr>
                <w:rFonts w:ascii="Times New Roman" w:eastAsia="Times New Roman" w:hAnsi="Times New Roman" w:cs="Times New Roman"/>
                <w:color w:val="000000" w:themeColor="text1"/>
                <w:kern w:val="0"/>
                <w:highlight w:val="lightGray"/>
                <w14:ligatures w14:val="none"/>
              </w:rPr>
              <w:t>Worldcat</w:t>
            </w:r>
            <w:proofErr w:type="spellEnd"/>
            <w:r w:rsidRPr="00294AA8">
              <w:rPr>
                <w:rFonts w:ascii="Times New Roman" w:eastAsia="Times New Roman" w:hAnsi="Times New Roman" w:cs="Times New Roman"/>
                <w:color w:val="000000" w:themeColor="text1"/>
                <w:kern w:val="0"/>
                <w:highlight w:val="lightGray"/>
                <w14:ligatures w14:val="none"/>
              </w:rPr>
              <w:t xml:space="preserve"> Tags:</w:t>
            </w:r>
            <w:r w:rsidRPr="00294AA8">
              <w:rPr>
                <w:rFonts w:ascii="Times New Roman" w:eastAsia="Times New Roman" w:hAnsi="Times New Roman" w:cs="Times New Roman"/>
                <w:color w:val="000000" w:themeColor="text1"/>
                <w:kern w:val="0"/>
                <w14:ligatures w14:val="none"/>
              </w:rPr>
              <w:t xml:space="preserve"> How the </w:t>
            </w:r>
            <w:proofErr w:type="spellStart"/>
            <w:r w:rsidRPr="00294AA8">
              <w:rPr>
                <w:rFonts w:ascii="Times New Roman" w:eastAsia="Times New Roman" w:hAnsi="Times New Roman" w:cs="Times New Roman"/>
                <w:color w:val="000000" w:themeColor="text1"/>
                <w:kern w:val="0"/>
                <w14:ligatures w14:val="none"/>
              </w:rPr>
              <w:t>Worldcat</w:t>
            </w:r>
            <w:proofErr w:type="spellEnd"/>
            <w:r w:rsidRPr="00294AA8">
              <w:rPr>
                <w:rFonts w:ascii="Times New Roman" w:eastAsia="Times New Roman" w:hAnsi="Times New Roman" w:cs="Times New Roman"/>
                <w:color w:val="000000" w:themeColor="text1"/>
                <w:kern w:val="0"/>
                <w14:ligatures w14:val="none"/>
              </w:rPr>
              <w:t xml:space="preserve"> database categorizes each title. </w:t>
            </w:r>
          </w:p>
        </w:tc>
      </w:tr>
      <w:tr w:rsidR="00294AA8" w:rsidRPr="00294AA8" w14:paraId="3154917E" w14:textId="77777777" w:rsidTr="00B956A2">
        <w:tc>
          <w:tcPr>
            <w:tcW w:w="4675" w:type="dxa"/>
          </w:tcPr>
          <w:p w14:paraId="2E40E139"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Type</w:t>
            </w:r>
          </w:p>
        </w:tc>
        <w:tc>
          <w:tcPr>
            <w:tcW w:w="4675" w:type="dxa"/>
          </w:tcPr>
          <w:p w14:paraId="0A0D0A66" w14:textId="77777777" w:rsidR="007F693D" w:rsidRPr="00294AA8" w:rsidRDefault="007F693D" w:rsidP="00B956A2">
            <w:pPr>
              <w:rPr>
                <w:rFonts w:ascii="Times New Roman" w:eastAsia="Times New Roman" w:hAnsi="Times New Roman" w:cs="Times New Roman"/>
                <w:color w:val="000000" w:themeColor="text1"/>
                <w:kern w:val="0"/>
                <w14:ligatures w14:val="none"/>
              </w:rPr>
            </w:pPr>
            <w:r w:rsidRPr="00294AA8">
              <w:rPr>
                <w:rFonts w:ascii="Times New Roman" w:eastAsia="Times New Roman" w:hAnsi="Times New Roman" w:cs="Times New Roman"/>
                <w:color w:val="000000" w:themeColor="text1"/>
                <w:kern w:val="0"/>
                <w14:ligatures w14:val="none"/>
              </w:rPr>
              <w:t>N/A</w:t>
            </w:r>
          </w:p>
        </w:tc>
      </w:tr>
    </w:tbl>
    <w:p w14:paraId="145E6F95" w14:textId="77777777" w:rsidR="007F693D" w:rsidRPr="00294AA8" w:rsidRDefault="007F693D" w:rsidP="007F693D">
      <w:pPr>
        <w:spacing w:line="480" w:lineRule="auto"/>
        <w:jc w:val="center"/>
        <w:rPr>
          <w:rFonts w:ascii="Times New Roman" w:hAnsi="Times New Roman" w:cs="Times New Roman"/>
          <w:b/>
          <w:bCs/>
          <w:color w:val="000000" w:themeColor="text1"/>
        </w:rPr>
      </w:pPr>
    </w:p>
    <w:p w14:paraId="05EB74AF" w14:textId="73CF365B" w:rsidR="007F693D" w:rsidRPr="00294AA8" w:rsidRDefault="007F693D" w:rsidP="007F693D">
      <w:pPr>
        <w:spacing w:line="480" w:lineRule="auto"/>
        <w:jc w:val="center"/>
        <w:rPr>
          <w:rFonts w:ascii="Times New Roman" w:hAnsi="Times New Roman" w:cs="Times New Roman"/>
          <w:color w:val="000000" w:themeColor="text1"/>
        </w:rPr>
      </w:pPr>
      <w:r w:rsidRPr="00294AA8">
        <w:rPr>
          <w:rFonts w:ascii="Times New Roman" w:hAnsi="Times New Roman" w:cs="Times New Roman"/>
          <w:b/>
          <w:bCs/>
          <w:color w:val="000000" w:themeColor="text1"/>
        </w:rPr>
        <w:t>FIGURE 7</w:t>
      </w:r>
      <w:r w:rsidR="00176F34" w:rsidRPr="00294AA8">
        <w:rPr>
          <w:rFonts w:ascii="Times New Roman" w:hAnsi="Times New Roman" w:cs="Times New Roman"/>
          <w:b/>
          <w:bCs/>
          <w:color w:val="000000" w:themeColor="text1"/>
        </w:rPr>
        <w:t>.</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 xml:space="preserve">Our </w:t>
      </w:r>
      <w:r w:rsidR="00134453" w:rsidRPr="00294AA8">
        <w:rPr>
          <w:rFonts w:ascii="Times New Roman" w:hAnsi="Times New Roman" w:cs="Times New Roman"/>
          <w:color w:val="000000" w:themeColor="text1"/>
        </w:rPr>
        <w:t>W</w:t>
      </w:r>
      <w:r w:rsidRPr="00294AA8">
        <w:rPr>
          <w:rFonts w:ascii="Times New Roman" w:hAnsi="Times New Roman" w:cs="Times New Roman"/>
          <w:color w:val="000000" w:themeColor="text1"/>
        </w:rPr>
        <w:t>orking Dublin Schema</w:t>
      </w:r>
    </w:p>
    <w:p w14:paraId="34E810FA" w14:textId="4A57D0CD" w:rsidR="007F693D" w:rsidRPr="00294AA8" w:rsidRDefault="007F693D" w:rsidP="007F693D">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lastRenderedPageBreak/>
        <w:t xml:space="preserve">This indeed expands our project from mapping to metadata analysis, and—with enough interest from libraries or information specialists—perhaps </w:t>
      </w:r>
      <w:r w:rsidR="00EA77C1" w:rsidRPr="00294AA8">
        <w:rPr>
          <w:rFonts w:ascii="Times New Roman" w:hAnsi="Times New Roman" w:cs="Times New Roman"/>
          <w:color w:val="000000" w:themeColor="text1"/>
        </w:rPr>
        <w:t xml:space="preserve">to </w:t>
      </w:r>
      <w:r w:rsidRPr="00294AA8">
        <w:rPr>
          <w:rFonts w:ascii="Times New Roman" w:hAnsi="Times New Roman" w:cs="Times New Roman"/>
          <w:color w:val="000000" w:themeColor="text1"/>
        </w:rPr>
        <w:t xml:space="preserve">a more formalized updating of controlled vocabularies through community or grant partnerships. For this aspect of the intervention, a community or crowd-derived controlled vocabulary </w:t>
      </w:r>
      <w:r w:rsidR="00A11458" w:rsidRPr="00294AA8">
        <w:rPr>
          <w:rFonts w:ascii="Times New Roman" w:hAnsi="Times New Roman" w:cs="Times New Roman"/>
          <w:color w:val="000000" w:themeColor="text1"/>
        </w:rPr>
        <w:t>would be</w:t>
      </w:r>
      <w:r w:rsidRPr="00294AA8">
        <w:rPr>
          <w:rFonts w:ascii="Times New Roman" w:hAnsi="Times New Roman" w:cs="Times New Roman"/>
          <w:color w:val="000000" w:themeColor="text1"/>
        </w:rPr>
        <w:t xml:space="preserve"> the </w:t>
      </w:r>
      <w:proofErr w:type="gramStart"/>
      <w:r w:rsidRPr="00294AA8">
        <w:rPr>
          <w:rFonts w:ascii="Times New Roman" w:hAnsi="Times New Roman" w:cs="Times New Roman"/>
          <w:color w:val="000000" w:themeColor="text1"/>
        </w:rPr>
        <w:t>ultimate goal</w:t>
      </w:r>
      <w:proofErr w:type="gramEnd"/>
      <w:r w:rsidRPr="00294AA8">
        <w:rPr>
          <w:rFonts w:ascii="Times New Roman" w:hAnsi="Times New Roman" w:cs="Times New Roman"/>
          <w:color w:val="000000" w:themeColor="text1"/>
        </w:rPr>
        <w:t>.</w:t>
      </w:r>
    </w:p>
    <w:p w14:paraId="1BEE640F" w14:textId="77777777" w:rsidR="007F693D" w:rsidRPr="00294AA8" w:rsidRDefault="007F693D" w:rsidP="00794159">
      <w:pPr>
        <w:tabs>
          <w:tab w:val="num" w:pos="720"/>
        </w:tabs>
        <w:spacing w:line="480" w:lineRule="auto"/>
        <w:rPr>
          <w:rFonts w:ascii="Times New Roman" w:hAnsi="Times New Roman" w:cs="Times New Roman"/>
          <w:color w:val="000000" w:themeColor="text1"/>
        </w:rPr>
      </w:pPr>
    </w:p>
    <w:p w14:paraId="65A9CE45" w14:textId="04F74E68" w:rsidR="00D36F4A" w:rsidRPr="00294AA8" w:rsidRDefault="00C91262" w:rsidP="001D111D">
      <w:pPr>
        <w:spacing w:line="480" w:lineRule="auto"/>
        <w:rPr>
          <w:rFonts w:ascii="Times New Roman" w:hAnsi="Times New Roman" w:cs="Times New Roman"/>
          <w:b/>
          <w:bCs/>
          <w:color w:val="000000" w:themeColor="text1"/>
        </w:rPr>
      </w:pPr>
      <w:r w:rsidRPr="00294AA8">
        <w:rPr>
          <w:rFonts w:ascii="Times New Roman" w:hAnsi="Times New Roman" w:cs="Times New Roman"/>
          <w:b/>
          <w:bCs/>
          <w:color w:val="000000" w:themeColor="text1"/>
        </w:rPr>
        <w:t xml:space="preserve">A </w:t>
      </w:r>
      <w:r w:rsidR="00D36F4A" w:rsidRPr="00294AA8">
        <w:rPr>
          <w:rFonts w:ascii="Times New Roman" w:hAnsi="Times New Roman" w:cs="Times New Roman"/>
          <w:b/>
          <w:bCs/>
          <w:color w:val="000000" w:themeColor="text1"/>
        </w:rPr>
        <w:t>Black D</w:t>
      </w:r>
      <w:r w:rsidR="00156674" w:rsidRPr="00294AA8">
        <w:rPr>
          <w:rFonts w:ascii="Times New Roman" w:hAnsi="Times New Roman" w:cs="Times New Roman"/>
          <w:b/>
          <w:bCs/>
          <w:color w:val="000000" w:themeColor="text1"/>
        </w:rPr>
        <w:t>igital</w:t>
      </w:r>
      <w:r w:rsidR="00ED3D69" w:rsidRPr="00294AA8">
        <w:rPr>
          <w:rFonts w:ascii="Times New Roman" w:hAnsi="Times New Roman" w:cs="Times New Roman"/>
          <w:b/>
          <w:bCs/>
          <w:color w:val="000000" w:themeColor="text1"/>
        </w:rPr>
        <w:t>/Spatial</w:t>
      </w:r>
      <w:r w:rsidR="00156674" w:rsidRPr="00294AA8">
        <w:rPr>
          <w:rFonts w:ascii="Times New Roman" w:hAnsi="Times New Roman" w:cs="Times New Roman"/>
          <w:b/>
          <w:bCs/>
          <w:color w:val="000000" w:themeColor="text1"/>
        </w:rPr>
        <w:t xml:space="preserve"> </w:t>
      </w:r>
      <w:r w:rsidR="00D36F4A" w:rsidRPr="00294AA8">
        <w:rPr>
          <w:rFonts w:ascii="Times New Roman" w:hAnsi="Times New Roman" w:cs="Times New Roman"/>
          <w:b/>
          <w:bCs/>
          <w:color w:val="000000" w:themeColor="text1"/>
        </w:rPr>
        <w:t>H</w:t>
      </w:r>
      <w:r w:rsidR="00156674" w:rsidRPr="00294AA8">
        <w:rPr>
          <w:rFonts w:ascii="Times New Roman" w:hAnsi="Times New Roman" w:cs="Times New Roman"/>
          <w:b/>
          <w:bCs/>
          <w:color w:val="000000" w:themeColor="text1"/>
        </w:rPr>
        <w:t>umanities</w:t>
      </w:r>
      <w:r w:rsidRPr="00294AA8">
        <w:rPr>
          <w:rFonts w:ascii="Times New Roman" w:hAnsi="Times New Roman" w:cs="Times New Roman"/>
          <w:b/>
          <w:bCs/>
          <w:color w:val="000000" w:themeColor="text1"/>
        </w:rPr>
        <w:t xml:space="preserve"> Lens</w:t>
      </w:r>
    </w:p>
    <w:p w14:paraId="3E5B1717" w14:textId="4B72A057" w:rsidR="00D36F4A" w:rsidRPr="00294AA8" w:rsidRDefault="006C5889" w:rsidP="00BD1B02">
      <w:pPr>
        <w:tabs>
          <w:tab w:val="num" w:pos="720"/>
        </w:tabs>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ab/>
      </w:r>
      <w:r w:rsidR="00BD1B02" w:rsidRPr="00294AA8">
        <w:rPr>
          <w:rFonts w:ascii="Times New Roman" w:hAnsi="Times New Roman" w:cs="Times New Roman"/>
          <w:color w:val="000000" w:themeColor="text1"/>
        </w:rPr>
        <w:t xml:space="preserve">The geo-visualization that we aim for may allow for fascinating computational patterns to emerge across texts and settings over time. But </w:t>
      </w:r>
      <w:r w:rsidR="00D36F4A" w:rsidRPr="00294AA8">
        <w:rPr>
          <w:rFonts w:ascii="Times New Roman" w:hAnsi="Times New Roman" w:cs="Times New Roman"/>
          <w:color w:val="000000" w:themeColor="text1"/>
        </w:rPr>
        <w:t xml:space="preserve">we take caution from Black Digital Humanities and Black Spatial Humanities scholars to be wary of </w:t>
      </w:r>
      <w:r w:rsidR="001F4060" w:rsidRPr="00294AA8">
        <w:rPr>
          <w:rFonts w:ascii="Times New Roman" w:hAnsi="Times New Roman" w:cs="Times New Roman"/>
          <w:color w:val="000000" w:themeColor="text1"/>
        </w:rPr>
        <w:t>DH</w:t>
      </w:r>
      <w:r w:rsidR="00D36F4A" w:rsidRPr="00294AA8">
        <w:rPr>
          <w:rFonts w:ascii="Times New Roman" w:hAnsi="Times New Roman" w:cs="Times New Roman"/>
          <w:color w:val="000000" w:themeColor="text1"/>
        </w:rPr>
        <w:t xml:space="preserve"> tools that exploit already vulnerable sites of black collectivity with histories of oppression in relationship to technology (Gallon et. al, 2016; Scott, 2021). </w:t>
      </w:r>
      <w:r w:rsidR="00530F9B" w:rsidRPr="00294AA8">
        <w:rPr>
          <w:rFonts w:ascii="Times New Roman" w:hAnsi="Times New Roman" w:cs="Times New Roman"/>
          <w:color w:val="000000" w:themeColor="text1"/>
        </w:rPr>
        <w:t xml:space="preserve">Therefore, we pause in this </w:t>
      </w:r>
      <w:r w:rsidR="007D5CA0" w:rsidRPr="00294AA8">
        <w:rPr>
          <w:rFonts w:ascii="Times New Roman" w:hAnsi="Times New Roman" w:cs="Times New Roman"/>
          <w:color w:val="000000" w:themeColor="text1"/>
        </w:rPr>
        <w:t>article as we d</w:t>
      </w:r>
      <w:r w:rsidR="00703110" w:rsidRPr="00294AA8">
        <w:rPr>
          <w:rFonts w:ascii="Times New Roman" w:hAnsi="Times New Roman" w:cs="Times New Roman"/>
          <w:color w:val="000000" w:themeColor="text1"/>
        </w:rPr>
        <w:t xml:space="preserve">id in </w:t>
      </w:r>
      <w:r w:rsidR="007D5CA0" w:rsidRPr="00294AA8">
        <w:rPr>
          <w:rFonts w:ascii="Times New Roman" w:hAnsi="Times New Roman" w:cs="Times New Roman"/>
          <w:color w:val="000000" w:themeColor="text1"/>
        </w:rPr>
        <w:t xml:space="preserve">our research process </w:t>
      </w:r>
      <w:r w:rsidR="00703110" w:rsidRPr="00294AA8">
        <w:rPr>
          <w:rFonts w:ascii="Times New Roman" w:hAnsi="Times New Roman" w:cs="Times New Roman"/>
          <w:color w:val="000000" w:themeColor="text1"/>
        </w:rPr>
        <w:t xml:space="preserve">to </w:t>
      </w:r>
      <w:r w:rsidR="00BD6EB2" w:rsidRPr="00294AA8">
        <w:rPr>
          <w:rFonts w:ascii="Times New Roman" w:hAnsi="Times New Roman" w:cs="Times New Roman"/>
          <w:color w:val="000000" w:themeColor="text1"/>
        </w:rPr>
        <w:t>re</w:t>
      </w:r>
      <w:r w:rsidR="00A137DF" w:rsidRPr="00294AA8">
        <w:rPr>
          <w:rFonts w:ascii="Times New Roman" w:hAnsi="Times New Roman" w:cs="Times New Roman"/>
          <w:color w:val="000000" w:themeColor="text1"/>
        </w:rPr>
        <w:t xml:space="preserve">situate </w:t>
      </w:r>
      <w:r w:rsidR="00E41F3D" w:rsidRPr="00294AA8">
        <w:rPr>
          <w:rFonts w:ascii="Times New Roman" w:hAnsi="Times New Roman" w:cs="Times New Roman"/>
          <w:color w:val="000000" w:themeColor="text1"/>
        </w:rPr>
        <w:t xml:space="preserve">this project </w:t>
      </w:r>
      <w:r w:rsidR="00615423" w:rsidRPr="00294AA8">
        <w:rPr>
          <w:rFonts w:ascii="Times New Roman" w:hAnsi="Times New Roman" w:cs="Times New Roman"/>
          <w:color w:val="000000" w:themeColor="text1"/>
        </w:rPr>
        <w:t xml:space="preserve">vis-à-vis its most important </w:t>
      </w:r>
      <w:r w:rsidR="00905D5D" w:rsidRPr="00294AA8">
        <w:rPr>
          <w:rFonts w:ascii="Times New Roman" w:hAnsi="Times New Roman" w:cs="Times New Roman"/>
          <w:color w:val="000000" w:themeColor="text1"/>
        </w:rPr>
        <w:t>stakeholder</w:t>
      </w:r>
      <w:r w:rsidR="00B5344C" w:rsidRPr="00294AA8">
        <w:rPr>
          <w:rFonts w:ascii="Times New Roman" w:hAnsi="Times New Roman" w:cs="Times New Roman"/>
          <w:color w:val="000000" w:themeColor="text1"/>
        </w:rPr>
        <w:t>:</w:t>
      </w:r>
      <w:r w:rsidR="00DA07E6" w:rsidRPr="00294AA8">
        <w:rPr>
          <w:rFonts w:ascii="Times New Roman" w:hAnsi="Times New Roman" w:cs="Times New Roman"/>
          <w:color w:val="000000" w:themeColor="text1"/>
        </w:rPr>
        <w:t xml:space="preserve"> </w:t>
      </w:r>
      <w:r w:rsidR="00BF0324" w:rsidRPr="00294AA8">
        <w:rPr>
          <w:rFonts w:ascii="Times New Roman" w:hAnsi="Times New Roman" w:cs="Times New Roman"/>
          <w:color w:val="000000" w:themeColor="text1"/>
        </w:rPr>
        <w:t xml:space="preserve">the subject of this literature’s representation, </w:t>
      </w:r>
      <w:r w:rsidR="00D555B9" w:rsidRPr="00294AA8">
        <w:rPr>
          <w:rFonts w:ascii="Times New Roman" w:hAnsi="Times New Roman" w:cs="Times New Roman"/>
          <w:i/>
          <w:iCs/>
          <w:color w:val="000000" w:themeColor="text1"/>
        </w:rPr>
        <w:t>residents.</w:t>
      </w:r>
      <w:r w:rsidR="008C77EF" w:rsidRPr="00294AA8">
        <w:rPr>
          <w:rFonts w:ascii="Times New Roman" w:hAnsi="Times New Roman" w:cs="Times New Roman"/>
          <w:color w:val="000000" w:themeColor="text1"/>
        </w:rPr>
        <w:t xml:space="preserve"> Economically,</w:t>
      </w:r>
      <w:r w:rsidR="00B5344C" w:rsidRPr="00294AA8">
        <w:rPr>
          <w:rFonts w:ascii="Times New Roman" w:hAnsi="Times New Roman" w:cs="Times New Roman"/>
          <w:color w:val="000000" w:themeColor="text1"/>
        </w:rPr>
        <w:t xml:space="preserve"> </w:t>
      </w:r>
      <w:r w:rsidR="008C77EF" w:rsidRPr="00294AA8">
        <w:rPr>
          <w:rFonts w:ascii="Times New Roman" w:hAnsi="Times New Roman" w:cs="Times New Roman"/>
          <w:color w:val="000000" w:themeColor="text1"/>
        </w:rPr>
        <w:t>t</w:t>
      </w:r>
      <w:r w:rsidR="00D36F4A" w:rsidRPr="00294AA8">
        <w:rPr>
          <w:rFonts w:ascii="Times New Roman" w:hAnsi="Times New Roman" w:cs="Times New Roman"/>
          <w:color w:val="000000" w:themeColor="text1"/>
        </w:rPr>
        <w:t xml:space="preserve">he average income of public housing residents in the US was $16,000 in 2021 according to </w:t>
      </w:r>
      <w:proofErr w:type="spellStart"/>
      <w:r w:rsidR="00D36F4A" w:rsidRPr="00294AA8">
        <w:rPr>
          <w:rFonts w:ascii="Times New Roman" w:hAnsi="Times New Roman" w:cs="Times New Roman"/>
          <w:color w:val="000000" w:themeColor="text1"/>
        </w:rPr>
        <w:t>USAFacts</w:t>
      </w:r>
      <w:proofErr w:type="spellEnd"/>
      <w:r w:rsidR="007950F8" w:rsidRPr="00294AA8">
        <w:rPr>
          <w:rFonts w:ascii="Times New Roman" w:hAnsi="Times New Roman" w:cs="Times New Roman"/>
          <w:color w:val="000000" w:themeColor="text1"/>
        </w:rPr>
        <w:t>.</w:t>
      </w:r>
      <w:r w:rsidR="00576AAE" w:rsidRPr="00294AA8">
        <w:rPr>
          <w:rStyle w:val="EndnoteReference"/>
          <w:rFonts w:ascii="Times New Roman" w:hAnsi="Times New Roman" w:cs="Times New Roman"/>
          <w:color w:val="000000" w:themeColor="text1"/>
        </w:rPr>
        <w:endnoteReference w:id="12"/>
      </w:r>
      <w:r w:rsidR="00D36F4A" w:rsidRPr="00294AA8">
        <w:rPr>
          <w:rFonts w:ascii="Times New Roman" w:hAnsi="Times New Roman" w:cs="Times New Roman"/>
          <w:color w:val="000000" w:themeColor="text1"/>
        </w:rPr>
        <w:t xml:space="preserve"> Racially, the composition of tenants living in 2021 was 42</w:t>
      </w:r>
      <w:r w:rsidR="00751CC3" w:rsidRPr="00294AA8">
        <w:rPr>
          <w:rFonts w:ascii="Times New Roman" w:hAnsi="Times New Roman" w:cs="Times New Roman"/>
          <w:color w:val="000000" w:themeColor="text1"/>
        </w:rPr>
        <w:t xml:space="preserve"> percent</w:t>
      </w:r>
      <w:r w:rsidR="00D36F4A" w:rsidRPr="00294AA8">
        <w:rPr>
          <w:rFonts w:ascii="Times New Roman" w:hAnsi="Times New Roman" w:cs="Times New Roman"/>
          <w:color w:val="000000" w:themeColor="text1"/>
        </w:rPr>
        <w:t xml:space="preserve"> Black/African American, 3</w:t>
      </w:r>
      <w:r w:rsidR="00751CC3" w:rsidRPr="00294AA8">
        <w:rPr>
          <w:rFonts w:ascii="Times New Roman" w:hAnsi="Times New Roman" w:cs="Times New Roman"/>
          <w:color w:val="000000" w:themeColor="text1"/>
        </w:rPr>
        <w:t>3</w:t>
      </w:r>
      <w:r w:rsidR="00D36F4A" w:rsidRPr="00294AA8">
        <w:rPr>
          <w:rFonts w:ascii="Times New Roman" w:hAnsi="Times New Roman" w:cs="Times New Roman"/>
          <w:color w:val="000000" w:themeColor="text1"/>
        </w:rPr>
        <w:t xml:space="preserve"> percent White, 1</w:t>
      </w:r>
      <w:r w:rsidR="00751CC3" w:rsidRPr="00294AA8">
        <w:rPr>
          <w:rFonts w:ascii="Times New Roman" w:hAnsi="Times New Roman" w:cs="Times New Roman"/>
          <w:color w:val="000000" w:themeColor="text1"/>
        </w:rPr>
        <w:t>9</w:t>
      </w:r>
      <w:r w:rsidR="00D36F4A" w:rsidRPr="00294AA8">
        <w:rPr>
          <w:rFonts w:ascii="Times New Roman" w:hAnsi="Times New Roman" w:cs="Times New Roman"/>
          <w:color w:val="000000" w:themeColor="text1"/>
        </w:rPr>
        <w:t xml:space="preserve"> percent Hispanic of any race, 4 percent Asian or Pacific Islander, and </w:t>
      </w:r>
      <w:r w:rsidR="00751CC3" w:rsidRPr="00294AA8">
        <w:rPr>
          <w:rFonts w:ascii="Times New Roman" w:hAnsi="Times New Roman" w:cs="Times New Roman"/>
          <w:color w:val="000000" w:themeColor="text1"/>
        </w:rPr>
        <w:t>1</w:t>
      </w:r>
      <w:r w:rsidR="00D36F4A" w:rsidRPr="00294AA8">
        <w:rPr>
          <w:rFonts w:ascii="Times New Roman" w:hAnsi="Times New Roman" w:cs="Times New Roman"/>
          <w:color w:val="000000" w:themeColor="text1"/>
        </w:rPr>
        <w:t xml:space="preserve"> percent Native American</w:t>
      </w:r>
      <w:r w:rsidR="00576AAE" w:rsidRPr="00294AA8">
        <w:rPr>
          <w:rFonts w:ascii="Times New Roman" w:hAnsi="Times New Roman" w:cs="Times New Roman"/>
          <w:color w:val="000000" w:themeColor="text1"/>
        </w:rPr>
        <w:t>.</w:t>
      </w:r>
      <w:r w:rsidR="00576AAE" w:rsidRPr="00294AA8">
        <w:rPr>
          <w:rStyle w:val="EndnoteReference"/>
          <w:rFonts w:ascii="Times New Roman" w:hAnsi="Times New Roman" w:cs="Times New Roman"/>
          <w:color w:val="000000" w:themeColor="text1"/>
        </w:rPr>
        <w:endnoteReference w:id="13"/>
      </w:r>
      <w:r w:rsidR="00D36F4A" w:rsidRPr="00294AA8">
        <w:rPr>
          <w:rFonts w:ascii="Times New Roman" w:hAnsi="Times New Roman" w:cs="Times New Roman"/>
          <w:color w:val="000000" w:themeColor="text1"/>
        </w:rPr>
        <w:t xml:space="preserve"> The bulk of all public housing households (~53%) are headed by someone 62 years of age or older</w:t>
      </w:r>
      <w:r w:rsidR="00576AAE" w:rsidRPr="00294AA8">
        <w:rPr>
          <w:rStyle w:val="EndnoteReference"/>
          <w:rFonts w:ascii="Times New Roman" w:hAnsi="Times New Roman" w:cs="Times New Roman"/>
          <w:color w:val="000000" w:themeColor="text1"/>
        </w:rPr>
        <w:endnoteReference w:id="14"/>
      </w:r>
      <w:r w:rsidR="00D36F4A" w:rsidRPr="00294AA8">
        <w:rPr>
          <w:rFonts w:ascii="Times New Roman" w:hAnsi="Times New Roman" w:cs="Times New Roman"/>
          <w:color w:val="000000" w:themeColor="text1"/>
        </w:rPr>
        <w:t xml:space="preserve">; about 25% of people living in public housing are also classified as disabled. These statistics reflecting economics, age, race, and ability can and have been used to stigmatize groups in society, as well as </w:t>
      </w:r>
      <w:r w:rsidR="00325DBF" w:rsidRPr="00294AA8">
        <w:rPr>
          <w:rFonts w:ascii="Times New Roman" w:hAnsi="Times New Roman" w:cs="Times New Roman"/>
          <w:color w:val="000000" w:themeColor="text1"/>
        </w:rPr>
        <w:t xml:space="preserve">to </w:t>
      </w:r>
      <w:r w:rsidR="00A06808" w:rsidRPr="00294AA8">
        <w:rPr>
          <w:rFonts w:ascii="Times New Roman" w:hAnsi="Times New Roman" w:cs="Times New Roman"/>
          <w:color w:val="000000" w:themeColor="text1"/>
        </w:rPr>
        <w:t xml:space="preserve">technologically </w:t>
      </w:r>
      <w:r w:rsidR="00325DBF" w:rsidRPr="00294AA8">
        <w:rPr>
          <w:rFonts w:ascii="Times New Roman" w:hAnsi="Times New Roman" w:cs="Times New Roman"/>
          <w:color w:val="000000" w:themeColor="text1"/>
        </w:rPr>
        <w:t>facilitate</w:t>
      </w:r>
      <w:r w:rsidR="00D36F4A" w:rsidRPr="00294AA8">
        <w:rPr>
          <w:rFonts w:ascii="Times New Roman" w:hAnsi="Times New Roman" w:cs="Times New Roman"/>
          <w:color w:val="000000" w:themeColor="text1"/>
        </w:rPr>
        <w:t xml:space="preserve"> </w:t>
      </w:r>
      <w:r w:rsidR="00176988" w:rsidRPr="00294AA8">
        <w:rPr>
          <w:rFonts w:ascii="Times New Roman" w:hAnsi="Times New Roman" w:cs="Times New Roman"/>
          <w:color w:val="000000" w:themeColor="text1"/>
        </w:rPr>
        <w:t>over-</w:t>
      </w:r>
      <w:r w:rsidR="00D36F4A" w:rsidRPr="00294AA8">
        <w:rPr>
          <w:rFonts w:ascii="Times New Roman" w:hAnsi="Times New Roman" w:cs="Times New Roman"/>
          <w:color w:val="000000" w:themeColor="text1"/>
        </w:rPr>
        <w:t xml:space="preserve">bureaucratization, exclusion from services (including digital/internet), and </w:t>
      </w:r>
      <w:r w:rsidR="00394224" w:rsidRPr="00294AA8">
        <w:rPr>
          <w:rFonts w:ascii="Times New Roman" w:hAnsi="Times New Roman" w:cs="Times New Roman"/>
          <w:color w:val="000000" w:themeColor="text1"/>
        </w:rPr>
        <w:t>racial profiling</w:t>
      </w:r>
      <w:r w:rsidR="00D36F4A" w:rsidRPr="00294AA8">
        <w:rPr>
          <w:rFonts w:ascii="Times New Roman" w:hAnsi="Times New Roman" w:cs="Times New Roman"/>
          <w:color w:val="000000" w:themeColor="text1"/>
        </w:rPr>
        <w:t>.</w:t>
      </w:r>
    </w:p>
    <w:p w14:paraId="4791A805" w14:textId="4CC9B8CF" w:rsidR="00D36F4A" w:rsidRPr="00294AA8" w:rsidRDefault="00D36F4A" w:rsidP="001D111D">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 </w:t>
      </w:r>
      <w:r w:rsidRPr="00294AA8">
        <w:rPr>
          <w:rFonts w:ascii="Times New Roman" w:hAnsi="Times New Roman" w:cs="Times New Roman"/>
          <w:color w:val="000000" w:themeColor="text1"/>
        </w:rPr>
        <w:tab/>
      </w:r>
      <w:r w:rsidR="0091256F" w:rsidRPr="00294AA8">
        <w:rPr>
          <w:rFonts w:ascii="Times New Roman" w:hAnsi="Times New Roman" w:cs="Times New Roman"/>
          <w:color w:val="000000" w:themeColor="text1"/>
        </w:rPr>
        <w:t>T</w:t>
      </w:r>
      <w:r w:rsidR="001530C4" w:rsidRPr="00294AA8">
        <w:rPr>
          <w:rFonts w:ascii="Times New Roman" w:hAnsi="Times New Roman" w:cs="Times New Roman"/>
          <w:color w:val="000000" w:themeColor="text1"/>
        </w:rPr>
        <w:t xml:space="preserve">he history of housing </w:t>
      </w:r>
      <w:r w:rsidR="009D4753" w:rsidRPr="00294AA8">
        <w:rPr>
          <w:rFonts w:ascii="Times New Roman" w:hAnsi="Times New Roman" w:cs="Times New Roman"/>
          <w:color w:val="000000" w:themeColor="text1"/>
        </w:rPr>
        <w:t>discrimination</w:t>
      </w:r>
      <w:r w:rsidR="00C67AF8" w:rsidRPr="00294AA8">
        <w:rPr>
          <w:rFonts w:ascii="Times New Roman" w:hAnsi="Times New Roman" w:cs="Times New Roman"/>
          <w:color w:val="000000" w:themeColor="text1"/>
        </w:rPr>
        <w:t xml:space="preserve"> </w:t>
      </w:r>
      <w:r w:rsidR="004E0EA3" w:rsidRPr="00294AA8">
        <w:rPr>
          <w:rFonts w:ascii="Times New Roman" w:hAnsi="Times New Roman" w:cs="Times New Roman"/>
          <w:color w:val="000000" w:themeColor="text1"/>
        </w:rPr>
        <w:t>is</w:t>
      </w:r>
      <w:r w:rsidRPr="00294AA8">
        <w:rPr>
          <w:rFonts w:ascii="Times New Roman" w:hAnsi="Times New Roman" w:cs="Times New Roman"/>
          <w:color w:val="000000" w:themeColor="text1"/>
        </w:rPr>
        <w:t xml:space="preserve"> intersectional</w:t>
      </w:r>
      <w:r w:rsidR="00D4502C" w:rsidRPr="00294AA8">
        <w:rPr>
          <w:rFonts w:ascii="Times New Roman" w:hAnsi="Times New Roman" w:cs="Times New Roman"/>
          <w:color w:val="000000" w:themeColor="text1"/>
        </w:rPr>
        <w:t xml:space="preserve"> and mappable</w:t>
      </w:r>
      <w:r w:rsidRPr="00294AA8">
        <w:rPr>
          <w:rFonts w:ascii="Times New Roman" w:hAnsi="Times New Roman" w:cs="Times New Roman"/>
          <w:color w:val="000000" w:themeColor="text1"/>
        </w:rPr>
        <w:t xml:space="preserve">. </w:t>
      </w:r>
      <w:r w:rsidR="00214A79" w:rsidRPr="00294AA8">
        <w:rPr>
          <w:rFonts w:ascii="Times New Roman" w:hAnsi="Times New Roman" w:cs="Times New Roman"/>
          <w:color w:val="000000" w:themeColor="text1"/>
        </w:rPr>
        <w:t>From</w:t>
      </w:r>
      <w:r w:rsidR="00761FC1" w:rsidRPr="00294AA8">
        <w:rPr>
          <w:rFonts w:ascii="Times New Roman" w:hAnsi="Times New Roman" w:cs="Times New Roman"/>
          <w:color w:val="000000" w:themeColor="text1"/>
        </w:rPr>
        <w:t xml:space="preserve"> </w:t>
      </w:r>
      <w:r w:rsidR="005C6944" w:rsidRPr="00294AA8">
        <w:rPr>
          <w:rFonts w:ascii="Times New Roman" w:hAnsi="Times New Roman" w:cs="Times New Roman"/>
          <w:color w:val="000000" w:themeColor="text1"/>
        </w:rPr>
        <w:t xml:space="preserve">the first </w:t>
      </w:r>
      <w:r w:rsidR="00D36AF7" w:rsidRPr="00294AA8">
        <w:rPr>
          <w:rFonts w:ascii="Times New Roman" w:hAnsi="Times New Roman" w:cs="Times New Roman"/>
          <w:color w:val="000000" w:themeColor="text1"/>
        </w:rPr>
        <w:t xml:space="preserve">federally </w:t>
      </w:r>
      <w:r w:rsidR="0037416C" w:rsidRPr="00294AA8">
        <w:rPr>
          <w:rFonts w:ascii="Times New Roman" w:hAnsi="Times New Roman" w:cs="Times New Roman"/>
          <w:color w:val="000000" w:themeColor="text1"/>
        </w:rPr>
        <w:t>erected</w:t>
      </w:r>
      <w:r w:rsidR="00D36AF7" w:rsidRPr="00294AA8">
        <w:rPr>
          <w:rFonts w:ascii="Times New Roman" w:hAnsi="Times New Roman" w:cs="Times New Roman"/>
          <w:color w:val="000000" w:themeColor="text1"/>
        </w:rPr>
        <w:t xml:space="preserve"> </w:t>
      </w:r>
      <w:r w:rsidR="005C6944" w:rsidRPr="00294AA8">
        <w:rPr>
          <w:rFonts w:ascii="Times New Roman" w:hAnsi="Times New Roman" w:cs="Times New Roman"/>
          <w:color w:val="000000" w:themeColor="text1"/>
        </w:rPr>
        <w:t>buildings in the 1930s</w:t>
      </w:r>
      <w:r w:rsidR="00761FC1" w:rsidRPr="00294AA8">
        <w:rPr>
          <w:rFonts w:ascii="Times New Roman" w:hAnsi="Times New Roman" w:cs="Times New Roman"/>
          <w:color w:val="000000" w:themeColor="text1"/>
        </w:rPr>
        <w:t>,</w:t>
      </w:r>
      <w:r w:rsidR="00593221" w:rsidRPr="00294AA8">
        <w:rPr>
          <w:rFonts w:ascii="Times New Roman" w:hAnsi="Times New Roman" w:cs="Times New Roman"/>
          <w:color w:val="000000" w:themeColor="text1"/>
        </w:rPr>
        <w:t xml:space="preserve"> </w:t>
      </w:r>
      <w:r w:rsidR="00761FC1" w:rsidRPr="00294AA8">
        <w:rPr>
          <w:rFonts w:ascii="Times New Roman" w:hAnsi="Times New Roman" w:cs="Times New Roman"/>
          <w:color w:val="000000" w:themeColor="text1"/>
        </w:rPr>
        <w:t>t</w:t>
      </w:r>
      <w:r w:rsidR="003D005C" w:rsidRPr="00294AA8">
        <w:rPr>
          <w:rFonts w:ascii="Times New Roman" w:hAnsi="Times New Roman" w:cs="Times New Roman"/>
          <w:color w:val="000000" w:themeColor="text1"/>
        </w:rPr>
        <w:t>he government’s collusion</w:t>
      </w:r>
      <w:r w:rsidR="007C5C86" w:rsidRPr="00294AA8">
        <w:rPr>
          <w:rFonts w:ascii="Times New Roman" w:hAnsi="Times New Roman" w:cs="Times New Roman"/>
          <w:color w:val="000000" w:themeColor="text1"/>
        </w:rPr>
        <w:t xml:space="preserve"> with the</w:t>
      </w:r>
      <w:r w:rsidR="003D005C" w:rsidRPr="00294AA8">
        <w:rPr>
          <w:rFonts w:ascii="Times New Roman" w:hAnsi="Times New Roman" w:cs="Times New Roman"/>
          <w:color w:val="000000" w:themeColor="text1"/>
        </w:rPr>
        <w:t xml:space="preserve"> Home Owners’ </w:t>
      </w:r>
      <w:r w:rsidR="003D005C" w:rsidRPr="00294AA8">
        <w:rPr>
          <w:rFonts w:ascii="Times New Roman" w:hAnsi="Times New Roman" w:cs="Times New Roman"/>
          <w:color w:val="000000" w:themeColor="text1"/>
        </w:rPr>
        <w:lastRenderedPageBreak/>
        <w:t>Loan Corporation (HOLC)</w:t>
      </w:r>
      <w:r w:rsidR="00056F3C" w:rsidRPr="00294AA8">
        <w:rPr>
          <w:rFonts w:ascii="Times New Roman" w:hAnsi="Times New Roman" w:cs="Times New Roman"/>
          <w:color w:val="000000" w:themeColor="text1"/>
        </w:rPr>
        <w:t xml:space="preserve"> </w:t>
      </w:r>
      <w:r w:rsidR="00DB6180" w:rsidRPr="00294AA8">
        <w:rPr>
          <w:rFonts w:ascii="Times New Roman" w:hAnsi="Times New Roman" w:cs="Times New Roman"/>
          <w:color w:val="000000" w:themeColor="text1"/>
        </w:rPr>
        <w:t xml:space="preserve">determined the </w:t>
      </w:r>
      <w:r w:rsidR="00F03EF8" w:rsidRPr="00294AA8">
        <w:rPr>
          <w:rFonts w:ascii="Times New Roman" w:hAnsi="Times New Roman" w:cs="Times New Roman"/>
          <w:color w:val="000000" w:themeColor="text1"/>
        </w:rPr>
        <w:t>probability</w:t>
      </w:r>
      <w:r w:rsidR="00114EAB" w:rsidRPr="00294AA8">
        <w:rPr>
          <w:rFonts w:ascii="Times New Roman" w:hAnsi="Times New Roman" w:cs="Times New Roman"/>
          <w:color w:val="000000" w:themeColor="text1"/>
        </w:rPr>
        <w:t xml:space="preserve"> </w:t>
      </w:r>
      <w:r w:rsidR="00B87AFA" w:rsidRPr="00294AA8">
        <w:rPr>
          <w:rFonts w:ascii="Times New Roman" w:hAnsi="Times New Roman" w:cs="Times New Roman"/>
          <w:color w:val="000000" w:themeColor="text1"/>
        </w:rPr>
        <w:t>that millions of people would</w:t>
      </w:r>
      <w:r w:rsidR="00AA4F30" w:rsidRPr="00294AA8">
        <w:rPr>
          <w:rFonts w:ascii="Times New Roman" w:hAnsi="Times New Roman" w:cs="Times New Roman"/>
          <w:color w:val="000000" w:themeColor="text1"/>
        </w:rPr>
        <w:t xml:space="preserve"> </w:t>
      </w:r>
      <w:r w:rsidR="00EB0C48" w:rsidRPr="00294AA8">
        <w:rPr>
          <w:rFonts w:ascii="Times New Roman" w:hAnsi="Times New Roman" w:cs="Times New Roman"/>
          <w:color w:val="000000" w:themeColor="text1"/>
        </w:rPr>
        <w:t xml:space="preserve">experience </w:t>
      </w:r>
      <w:r w:rsidR="008E09D8" w:rsidRPr="00294AA8">
        <w:rPr>
          <w:rFonts w:ascii="Times New Roman" w:hAnsi="Times New Roman" w:cs="Times New Roman"/>
          <w:color w:val="000000" w:themeColor="text1"/>
        </w:rPr>
        <w:t>loan,</w:t>
      </w:r>
      <w:r w:rsidR="003046FE" w:rsidRPr="00294AA8">
        <w:rPr>
          <w:rFonts w:ascii="Times New Roman" w:hAnsi="Times New Roman" w:cs="Times New Roman"/>
          <w:color w:val="000000" w:themeColor="text1"/>
        </w:rPr>
        <w:t xml:space="preserve"> employment</w:t>
      </w:r>
      <w:r w:rsidR="008E09D8" w:rsidRPr="00294AA8">
        <w:rPr>
          <w:rFonts w:ascii="Times New Roman" w:hAnsi="Times New Roman" w:cs="Times New Roman"/>
          <w:color w:val="000000" w:themeColor="text1"/>
        </w:rPr>
        <w:t>, and insurance</w:t>
      </w:r>
      <w:r w:rsidR="003046FE" w:rsidRPr="00294AA8">
        <w:rPr>
          <w:rFonts w:ascii="Times New Roman" w:hAnsi="Times New Roman" w:cs="Times New Roman"/>
          <w:color w:val="000000" w:themeColor="text1"/>
        </w:rPr>
        <w:t xml:space="preserve"> </w:t>
      </w:r>
      <w:r w:rsidR="008E09D8" w:rsidRPr="00294AA8">
        <w:rPr>
          <w:rFonts w:ascii="Times New Roman" w:hAnsi="Times New Roman" w:cs="Times New Roman"/>
          <w:color w:val="000000" w:themeColor="text1"/>
        </w:rPr>
        <w:t>discrimination</w:t>
      </w:r>
      <w:r w:rsidR="00E910A6" w:rsidRPr="00294AA8">
        <w:rPr>
          <w:rFonts w:ascii="Times New Roman" w:hAnsi="Times New Roman" w:cs="Times New Roman"/>
          <w:color w:val="000000" w:themeColor="text1"/>
        </w:rPr>
        <w:t xml:space="preserve"> and, thereby, </w:t>
      </w:r>
      <w:r w:rsidR="005550D5" w:rsidRPr="00294AA8">
        <w:rPr>
          <w:rFonts w:ascii="Times New Roman" w:hAnsi="Times New Roman" w:cs="Times New Roman"/>
          <w:color w:val="000000" w:themeColor="text1"/>
        </w:rPr>
        <w:t>extreme wealth inequality</w:t>
      </w:r>
      <w:r w:rsidR="00F50D20" w:rsidRPr="00294AA8">
        <w:rPr>
          <w:rFonts w:ascii="Times New Roman" w:hAnsi="Times New Roman" w:cs="Times New Roman"/>
          <w:color w:val="000000" w:themeColor="text1"/>
        </w:rPr>
        <w:t>,</w:t>
      </w:r>
      <w:r w:rsidR="00F56C4B" w:rsidRPr="00294AA8">
        <w:rPr>
          <w:rFonts w:ascii="Times New Roman" w:hAnsi="Times New Roman" w:cs="Times New Roman"/>
          <w:color w:val="000000" w:themeColor="text1"/>
        </w:rPr>
        <w:t xml:space="preserve"> </w:t>
      </w:r>
      <w:r w:rsidR="00386FF3" w:rsidRPr="00294AA8">
        <w:rPr>
          <w:rFonts w:ascii="Times New Roman" w:hAnsi="Times New Roman" w:cs="Times New Roman"/>
          <w:color w:val="000000" w:themeColor="text1"/>
        </w:rPr>
        <w:t>higher mortality</w:t>
      </w:r>
      <w:r w:rsidR="00E07B83" w:rsidRPr="00294AA8">
        <w:rPr>
          <w:rFonts w:ascii="Times New Roman" w:hAnsi="Times New Roman" w:cs="Times New Roman"/>
          <w:color w:val="000000" w:themeColor="text1"/>
        </w:rPr>
        <w:t xml:space="preserve"> </w:t>
      </w:r>
      <w:r w:rsidR="009B2843" w:rsidRPr="00294AA8">
        <w:rPr>
          <w:rFonts w:ascii="Times New Roman" w:hAnsi="Times New Roman" w:cs="Times New Roman"/>
          <w:color w:val="000000" w:themeColor="text1"/>
        </w:rPr>
        <w:t xml:space="preserve">rates </w:t>
      </w:r>
      <w:r w:rsidR="00E07B83" w:rsidRPr="00294AA8">
        <w:rPr>
          <w:rFonts w:ascii="Times New Roman" w:hAnsi="Times New Roman" w:cs="Times New Roman"/>
          <w:color w:val="000000" w:themeColor="text1"/>
        </w:rPr>
        <w:t xml:space="preserve">and </w:t>
      </w:r>
      <w:r w:rsidR="00D658FF" w:rsidRPr="00294AA8">
        <w:rPr>
          <w:rFonts w:ascii="Times New Roman" w:hAnsi="Times New Roman" w:cs="Times New Roman"/>
          <w:color w:val="000000" w:themeColor="text1"/>
        </w:rPr>
        <w:t xml:space="preserve">adverse </w:t>
      </w:r>
      <w:r w:rsidR="00E07B83" w:rsidRPr="00294AA8">
        <w:rPr>
          <w:rFonts w:ascii="Times New Roman" w:hAnsi="Times New Roman" w:cs="Times New Roman"/>
          <w:color w:val="000000" w:themeColor="text1"/>
        </w:rPr>
        <w:t>health risks</w:t>
      </w:r>
      <w:r w:rsidR="004720B8" w:rsidRPr="00294AA8">
        <w:rPr>
          <w:rFonts w:ascii="Times New Roman" w:hAnsi="Times New Roman" w:cs="Times New Roman"/>
          <w:color w:val="000000" w:themeColor="text1"/>
        </w:rPr>
        <w:t xml:space="preserve">, </w:t>
      </w:r>
      <w:r w:rsidR="00C90A3A" w:rsidRPr="00294AA8">
        <w:rPr>
          <w:rFonts w:ascii="Times New Roman" w:hAnsi="Times New Roman" w:cs="Times New Roman"/>
          <w:color w:val="000000" w:themeColor="text1"/>
        </w:rPr>
        <w:t xml:space="preserve">exposure to </w:t>
      </w:r>
      <w:r w:rsidR="006C0BB7" w:rsidRPr="00294AA8">
        <w:rPr>
          <w:rFonts w:ascii="Times New Roman" w:hAnsi="Times New Roman" w:cs="Times New Roman"/>
          <w:color w:val="000000" w:themeColor="text1"/>
        </w:rPr>
        <w:t xml:space="preserve">police violence and incarceration, </w:t>
      </w:r>
      <w:r w:rsidR="00892C74" w:rsidRPr="00294AA8">
        <w:rPr>
          <w:rFonts w:ascii="Times New Roman" w:hAnsi="Times New Roman" w:cs="Times New Roman"/>
          <w:color w:val="000000" w:themeColor="text1"/>
        </w:rPr>
        <w:t>and even</w:t>
      </w:r>
      <w:r w:rsidR="006C7FBB" w:rsidRPr="00294AA8">
        <w:rPr>
          <w:rFonts w:ascii="Times New Roman" w:hAnsi="Times New Roman" w:cs="Times New Roman"/>
          <w:color w:val="000000" w:themeColor="text1"/>
        </w:rPr>
        <w:t xml:space="preserve"> </w:t>
      </w:r>
      <w:r w:rsidR="00892D00" w:rsidRPr="00294AA8">
        <w:rPr>
          <w:rFonts w:ascii="Times New Roman" w:hAnsi="Times New Roman" w:cs="Times New Roman"/>
          <w:color w:val="000000" w:themeColor="text1"/>
        </w:rPr>
        <w:t>a greater number of housing code violations (</w:t>
      </w:r>
      <w:r w:rsidR="00A90F54" w:rsidRPr="00294AA8">
        <w:rPr>
          <w:rFonts w:ascii="Times New Roman" w:hAnsi="Times New Roman" w:cs="Times New Roman"/>
          <w:color w:val="000000" w:themeColor="text1"/>
        </w:rPr>
        <w:t xml:space="preserve">Hillier, 2003; </w:t>
      </w:r>
      <w:r w:rsidR="002420F8" w:rsidRPr="00294AA8">
        <w:rPr>
          <w:rFonts w:ascii="Times New Roman" w:hAnsi="Times New Roman" w:cs="Times New Roman"/>
          <w:color w:val="000000" w:themeColor="text1"/>
        </w:rPr>
        <w:t xml:space="preserve">Shah et. al, 2018; </w:t>
      </w:r>
      <w:proofErr w:type="spellStart"/>
      <w:r w:rsidR="002420F8" w:rsidRPr="00294AA8">
        <w:rPr>
          <w:rFonts w:ascii="Times New Roman" w:hAnsi="Times New Roman" w:cs="Times New Roman"/>
          <w:color w:val="000000" w:themeColor="text1"/>
        </w:rPr>
        <w:t>Cammett</w:t>
      </w:r>
      <w:proofErr w:type="spellEnd"/>
      <w:r w:rsidR="002420F8" w:rsidRPr="00294AA8">
        <w:rPr>
          <w:rFonts w:ascii="Times New Roman" w:hAnsi="Times New Roman" w:cs="Times New Roman"/>
          <w:color w:val="000000" w:themeColor="text1"/>
        </w:rPr>
        <w:t>, 2016</w:t>
      </w:r>
      <w:r w:rsidR="00BC1F9F" w:rsidRPr="00294AA8">
        <w:rPr>
          <w:rFonts w:ascii="Times New Roman" w:hAnsi="Times New Roman" w:cs="Times New Roman"/>
          <w:color w:val="000000" w:themeColor="text1"/>
        </w:rPr>
        <w:t xml:space="preserve">). </w:t>
      </w:r>
      <w:r w:rsidR="009952A0" w:rsidRPr="00294AA8">
        <w:rPr>
          <w:rFonts w:ascii="Times New Roman" w:hAnsi="Times New Roman" w:cs="Times New Roman"/>
          <w:color w:val="000000" w:themeColor="text1"/>
        </w:rPr>
        <w:t xml:space="preserve">This </w:t>
      </w:r>
      <w:r w:rsidR="006F6D38" w:rsidRPr="00294AA8">
        <w:rPr>
          <w:rFonts w:ascii="Times New Roman" w:hAnsi="Times New Roman" w:cs="Times New Roman"/>
          <w:color w:val="000000" w:themeColor="text1"/>
        </w:rPr>
        <w:t>national</w:t>
      </w:r>
      <w:r w:rsidR="00E22C0F" w:rsidRPr="00294AA8">
        <w:rPr>
          <w:rFonts w:ascii="Times New Roman" w:hAnsi="Times New Roman" w:cs="Times New Roman"/>
          <w:color w:val="000000" w:themeColor="text1"/>
        </w:rPr>
        <w:t xml:space="preserve"> policy</w:t>
      </w:r>
      <w:r w:rsidR="002731BC" w:rsidRPr="00294AA8">
        <w:rPr>
          <w:rFonts w:ascii="Times New Roman" w:hAnsi="Times New Roman" w:cs="Times New Roman"/>
          <w:color w:val="000000" w:themeColor="text1"/>
        </w:rPr>
        <w:t xml:space="preserve"> of redlining</w:t>
      </w:r>
      <w:r w:rsidR="00A3468C" w:rsidRPr="00294AA8">
        <w:rPr>
          <w:rFonts w:ascii="Times New Roman" w:hAnsi="Times New Roman" w:cs="Times New Roman"/>
          <w:color w:val="000000" w:themeColor="text1"/>
        </w:rPr>
        <w:t xml:space="preserve"> certain areas (that is, grading them with a “D” for undesirable)</w:t>
      </w:r>
      <w:r w:rsidR="002738DC" w:rsidRPr="00294AA8">
        <w:rPr>
          <w:rFonts w:ascii="Times New Roman" w:hAnsi="Times New Roman" w:cs="Times New Roman"/>
          <w:color w:val="000000" w:themeColor="text1"/>
        </w:rPr>
        <w:t xml:space="preserve"> </w:t>
      </w:r>
      <w:r w:rsidR="002A69F9" w:rsidRPr="00294AA8">
        <w:rPr>
          <w:rFonts w:ascii="Times New Roman" w:hAnsi="Times New Roman" w:cs="Times New Roman"/>
          <w:color w:val="000000" w:themeColor="text1"/>
        </w:rPr>
        <w:t>w</w:t>
      </w:r>
      <w:r w:rsidR="001671DC" w:rsidRPr="00294AA8">
        <w:rPr>
          <w:rFonts w:ascii="Times New Roman" w:hAnsi="Times New Roman" w:cs="Times New Roman"/>
          <w:color w:val="000000" w:themeColor="text1"/>
        </w:rPr>
        <w:t>as</w:t>
      </w:r>
      <w:r w:rsidR="002A69F9" w:rsidRPr="00294AA8">
        <w:rPr>
          <w:rFonts w:ascii="Times New Roman" w:hAnsi="Times New Roman" w:cs="Times New Roman"/>
          <w:color w:val="000000" w:themeColor="text1"/>
        </w:rPr>
        <w:t xml:space="preserve"> conducted through </w:t>
      </w:r>
      <w:r w:rsidR="0033744B" w:rsidRPr="00294AA8">
        <w:rPr>
          <w:rFonts w:ascii="Times New Roman" w:hAnsi="Times New Roman" w:cs="Times New Roman"/>
          <w:color w:val="000000" w:themeColor="text1"/>
        </w:rPr>
        <w:t>un</w:t>
      </w:r>
      <w:r w:rsidR="00815780" w:rsidRPr="00294AA8">
        <w:rPr>
          <w:rFonts w:ascii="Times New Roman" w:hAnsi="Times New Roman" w:cs="Times New Roman"/>
          <w:color w:val="000000" w:themeColor="text1"/>
        </w:rPr>
        <w:t xml:space="preserve">objective </w:t>
      </w:r>
      <w:r w:rsidR="008069B2" w:rsidRPr="00294AA8">
        <w:rPr>
          <w:rFonts w:ascii="Times New Roman" w:hAnsi="Times New Roman" w:cs="Times New Roman"/>
          <w:color w:val="000000" w:themeColor="text1"/>
        </w:rPr>
        <w:t>bank</w:t>
      </w:r>
      <w:r w:rsidR="00E80DD2" w:rsidRPr="00294AA8">
        <w:rPr>
          <w:rFonts w:ascii="Times New Roman" w:hAnsi="Times New Roman" w:cs="Times New Roman"/>
          <w:color w:val="000000" w:themeColor="text1"/>
        </w:rPr>
        <w:t xml:space="preserve"> applications and maps</w:t>
      </w:r>
      <w:r w:rsidR="005F126C" w:rsidRPr="00294AA8">
        <w:rPr>
          <w:rFonts w:ascii="Times New Roman" w:hAnsi="Times New Roman" w:cs="Times New Roman"/>
          <w:color w:val="000000" w:themeColor="text1"/>
        </w:rPr>
        <w:t xml:space="preserve"> </w:t>
      </w:r>
      <w:r w:rsidR="00201073" w:rsidRPr="00294AA8">
        <w:rPr>
          <w:rFonts w:ascii="Times New Roman" w:hAnsi="Times New Roman" w:cs="Times New Roman"/>
          <w:color w:val="000000" w:themeColor="text1"/>
        </w:rPr>
        <w:t xml:space="preserve">and </w:t>
      </w:r>
      <w:r w:rsidR="00E808B5" w:rsidRPr="00294AA8">
        <w:rPr>
          <w:rFonts w:ascii="Times New Roman" w:hAnsi="Times New Roman" w:cs="Times New Roman"/>
          <w:color w:val="000000" w:themeColor="text1"/>
        </w:rPr>
        <w:t xml:space="preserve">converged with </w:t>
      </w:r>
      <w:r w:rsidR="00997B79" w:rsidRPr="00294AA8">
        <w:rPr>
          <w:rFonts w:ascii="Times New Roman" w:hAnsi="Times New Roman" w:cs="Times New Roman"/>
          <w:color w:val="000000" w:themeColor="text1"/>
        </w:rPr>
        <w:t xml:space="preserve">the </w:t>
      </w:r>
      <w:r w:rsidR="003405B3" w:rsidRPr="00294AA8">
        <w:rPr>
          <w:rFonts w:ascii="Times New Roman" w:hAnsi="Times New Roman" w:cs="Times New Roman"/>
          <w:color w:val="000000" w:themeColor="text1"/>
        </w:rPr>
        <w:t>20th</w:t>
      </w:r>
      <w:r w:rsidR="00997B79" w:rsidRPr="00294AA8">
        <w:rPr>
          <w:rFonts w:ascii="Times New Roman" w:hAnsi="Times New Roman" w:cs="Times New Roman"/>
          <w:color w:val="000000" w:themeColor="text1"/>
        </w:rPr>
        <w:t xml:space="preserve"> century’s </w:t>
      </w:r>
      <w:r w:rsidR="00403F40" w:rsidRPr="00294AA8">
        <w:rPr>
          <w:rFonts w:ascii="Times New Roman" w:hAnsi="Times New Roman" w:cs="Times New Roman"/>
          <w:color w:val="000000" w:themeColor="text1"/>
        </w:rPr>
        <w:t>less formally organized racism</w:t>
      </w:r>
      <w:r w:rsidR="00E755FB" w:rsidRPr="00294AA8">
        <w:rPr>
          <w:rFonts w:ascii="Times New Roman" w:hAnsi="Times New Roman" w:cs="Times New Roman"/>
          <w:color w:val="000000" w:themeColor="text1"/>
        </w:rPr>
        <w:t xml:space="preserve">: blockbusting and </w:t>
      </w:r>
      <w:r w:rsidR="00CA63AF" w:rsidRPr="00294AA8">
        <w:rPr>
          <w:rFonts w:ascii="Times New Roman" w:hAnsi="Times New Roman" w:cs="Times New Roman"/>
          <w:color w:val="000000" w:themeColor="text1"/>
        </w:rPr>
        <w:t>race mobs.</w:t>
      </w:r>
      <w:r w:rsidR="00403F40" w:rsidRPr="00294AA8">
        <w:rPr>
          <w:rFonts w:ascii="Times New Roman" w:hAnsi="Times New Roman" w:cs="Times New Roman"/>
          <w:color w:val="000000" w:themeColor="text1"/>
        </w:rPr>
        <w:t xml:space="preserve"> </w:t>
      </w:r>
      <w:r w:rsidR="003B4A4A" w:rsidRPr="00294AA8">
        <w:rPr>
          <w:rFonts w:ascii="Times New Roman" w:hAnsi="Times New Roman" w:cs="Times New Roman"/>
          <w:color w:val="000000" w:themeColor="text1"/>
        </w:rPr>
        <w:t>Public housing</w:t>
      </w:r>
      <w:r w:rsidR="009D2368" w:rsidRPr="00294AA8">
        <w:rPr>
          <w:rFonts w:ascii="Times New Roman" w:hAnsi="Times New Roman" w:cs="Times New Roman"/>
          <w:color w:val="000000" w:themeColor="text1"/>
        </w:rPr>
        <w:t>,</w:t>
      </w:r>
      <w:r w:rsidR="002A384A" w:rsidRPr="00294AA8">
        <w:rPr>
          <w:rFonts w:ascii="Times New Roman" w:hAnsi="Times New Roman" w:cs="Times New Roman"/>
          <w:color w:val="000000" w:themeColor="text1"/>
        </w:rPr>
        <w:t xml:space="preserve"> </w:t>
      </w:r>
      <w:r w:rsidR="00A12CE6" w:rsidRPr="00294AA8">
        <w:rPr>
          <w:rFonts w:ascii="Times New Roman" w:hAnsi="Times New Roman" w:cs="Times New Roman"/>
          <w:color w:val="000000" w:themeColor="text1"/>
        </w:rPr>
        <w:t xml:space="preserve">the </w:t>
      </w:r>
      <w:r w:rsidR="007F183E" w:rsidRPr="00294AA8">
        <w:rPr>
          <w:rFonts w:ascii="Times New Roman" w:hAnsi="Times New Roman" w:cs="Times New Roman"/>
          <w:color w:val="000000" w:themeColor="text1"/>
        </w:rPr>
        <w:t>penultimate chess piece in this mapped inequit</w:t>
      </w:r>
      <w:r w:rsidR="00226C92" w:rsidRPr="00294AA8">
        <w:rPr>
          <w:rFonts w:ascii="Times New Roman" w:hAnsi="Times New Roman" w:cs="Times New Roman"/>
          <w:color w:val="000000" w:themeColor="text1"/>
        </w:rPr>
        <w:t>y</w:t>
      </w:r>
      <w:r w:rsidR="006D764F" w:rsidRPr="00294AA8">
        <w:rPr>
          <w:rFonts w:ascii="Times New Roman" w:hAnsi="Times New Roman" w:cs="Times New Roman"/>
          <w:color w:val="000000" w:themeColor="text1"/>
        </w:rPr>
        <w:t>,</w:t>
      </w:r>
      <w:r w:rsidR="002A384A" w:rsidRPr="00294AA8">
        <w:rPr>
          <w:rFonts w:ascii="Times New Roman" w:hAnsi="Times New Roman" w:cs="Times New Roman"/>
          <w:color w:val="000000" w:themeColor="text1"/>
        </w:rPr>
        <w:t xml:space="preserve"> </w:t>
      </w:r>
      <w:r w:rsidR="003B4A4A" w:rsidRPr="00294AA8">
        <w:rPr>
          <w:rFonts w:ascii="Times New Roman" w:hAnsi="Times New Roman" w:cs="Times New Roman"/>
          <w:color w:val="000000" w:themeColor="text1"/>
        </w:rPr>
        <w:t xml:space="preserve">was </w:t>
      </w:r>
      <w:r w:rsidR="005021B8" w:rsidRPr="00294AA8">
        <w:rPr>
          <w:rFonts w:ascii="Times New Roman" w:hAnsi="Times New Roman" w:cs="Times New Roman"/>
          <w:color w:val="000000" w:themeColor="text1"/>
        </w:rPr>
        <w:t xml:space="preserve">built </w:t>
      </w:r>
      <w:r w:rsidR="003A3A6F" w:rsidRPr="00294AA8">
        <w:rPr>
          <w:rFonts w:ascii="Times New Roman" w:hAnsi="Times New Roman" w:cs="Times New Roman"/>
          <w:color w:val="000000" w:themeColor="text1"/>
        </w:rPr>
        <w:t xml:space="preserve">in areas </w:t>
      </w:r>
      <w:r w:rsidR="00320234" w:rsidRPr="00294AA8">
        <w:rPr>
          <w:rFonts w:ascii="Times New Roman" w:hAnsi="Times New Roman" w:cs="Times New Roman"/>
          <w:color w:val="000000" w:themeColor="text1"/>
        </w:rPr>
        <w:t xml:space="preserve">that would appease </w:t>
      </w:r>
      <w:r w:rsidR="00406B96" w:rsidRPr="00294AA8">
        <w:rPr>
          <w:rFonts w:ascii="Times New Roman" w:hAnsi="Times New Roman" w:cs="Times New Roman"/>
          <w:color w:val="000000" w:themeColor="text1"/>
        </w:rPr>
        <w:t>a</w:t>
      </w:r>
      <w:r w:rsidR="002D3513" w:rsidRPr="00294AA8">
        <w:rPr>
          <w:rFonts w:ascii="Times New Roman" w:hAnsi="Times New Roman" w:cs="Times New Roman"/>
          <w:color w:val="000000" w:themeColor="text1"/>
        </w:rPr>
        <w:t xml:space="preserve"> racist</w:t>
      </w:r>
      <w:r w:rsidR="00A66129" w:rsidRPr="00294AA8">
        <w:rPr>
          <w:rFonts w:ascii="Times New Roman" w:hAnsi="Times New Roman" w:cs="Times New Roman"/>
          <w:color w:val="000000" w:themeColor="text1"/>
        </w:rPr>
        <w:t xml:space="preserve"> housing market </w:t>
      </w:r>
      <w:r w:rsidR="00537D1D" w:rsidRPr="00294AA8">
        <w:rPr>
          <w:rFonts w:ascii="Times New Roman" w:hAnsi="Times New Roman" w:cs="Times New Roman"/>
          <w:color w:val="000000" w:themeColor="text1"/>
        </w:rPr>
        <w:t xml:space="preserve">and </w:t>
      </w:r>
      <w:r w:rsidR="004F3AAF" w:rsidRPr="00294AA8">
        <w:rPr>
          <w:rFonts w:ascii="Times New Roman" w:hAnsi="Times New Roman" w:cs="Times New Roman"/>
          <w:color w:val="000000" w:themeColor="text1"/>
        </w:rPr>
        <w:t xml:space="preserve">contain </w:t>
      </w:r>
      <w:r w:rsidR="00DE0218" w:rsidRPr="00294AA8">
        <w:rPr>
          <w:rFonts w:ascii="Times New Roman" w:hAnsi="Times New Roman" w:cs="Times New Roman"/>
          <w:color w:val="000000" w:themeColor="text1"/>
        </w:rPr>
        <w:t xml:space="preserve">the </w:t>
      </w:r>
      <w:r w:rsidR="00F202E8" w:rsidRPr="00294AA8">
        <w:rPr>
          <w:rFonts w:ascii="Times New Roman" w:hAnsi="Times New Roman" w:cs="Times New Roman"/>
          <w:color w:val="000000" w:themeColor="text1"/>
        </w:rPr>
        <w:t xml:space="preserve">perceived </w:t>
      </w:r>
      <w:r w:rsidR="00DE0218" w:rsidRPr="00294AA8">
        <w:rPr>
          <w:rFonts w:ascii="Times New Roman" w:hAnsi="Times New Roman" w:cs="Times New Roman"/>
          <w:color w:val="000000" w:themeColor="text1"/>
        </w:rPr>
        <w:t>risks of integration.</w:t>
      </w:r>
      <w:r w:rsidR="004F3AAF" w:rsidRPr="00294AA8">
        <w:rPr>
          <w:rFonts w:ascii="Times New Roman" w:hAnsi="Times New Roman" w:cs="Times New Roman"/>
          <w:color w:val="000000" w:themeColor="text1"/>
        </w:rPr>
        <w:t xml:space="preserve"> </w:t>
      </w:r>
      <w:r w:rsidR="00E14957" w:rsidRPr="00294AA8">
        <w:rPr>
          <w:rFonts w:ascii="Times New Roman" w:hAnsi="Times New Roman" w:cs="Times New Roman"/>
          <w:color w:val="000000" w:themeColor="text1"/>
        </w:rPr>
        <w:t>B</w:t>
      </w:r>
      <w:r w:rsidR="004151EF" w:rsidRPr="00294AA8">
        <w:rPr>
          <w:rFonts w:ascii="Times New Roman" w:hAnsi="Times New Roman" w:cs="Times New Roman"/>
          <w:color w:val="000000" w:themeColor="text1"/>
        </w:rPr>
        <w:t>y</w:t>
      </w:r>
      <w:r w:rsidR="006604D5" w:rsidRPr="00294AA8">
        <w:rPr>
          <w:rFonts w:ascii="Times New Roman" w:hAnsi="Times New Roman" w:cs="Times New Roman"/>
          <w:color w:val="000000" w:themeColor="text1"/>
        </w:rPr>
        <w:t xml:space="preserve"> </w:t>
      </w:r>
      <w:r w:rsidR="00AA1086" w:rsidRPr="00294AA8">
        <w:rPr>
          <w:rFonts w:ascii="Times New Roman" w:hAnsi="Times New Roman" w:cs="Times New Roman"/>
          <w:color w:val="000000" w:themeColor="text1"/>
        </w:rPr>
        <w:t>the</w:t>
      </w:r>
      <w:r w:rsidR="009529C6" w:rsidRPr="00294AA8">
        <w:rPr>
          <w:rFonts w:ascii="Times New Roman" w:hAnsi="Times New Roman" w:cs="Times New Roman"/>
          <w:color w:val="000000" w:themeColor="text1"/>
        </w:rPr>
        <w:t xml:space="preserve"> </w:t>
      </w:r>
      <w:r w:rsidR="00AA1086" w:rsidRPr="00294AA8">
        <w:rPr>
          <w:rFonts w:ascii="Times New Roman" w:hAnsi="Times New Roman" w:cs="Times New Roman"/>
          <w:color w:val="000000" w:themeColor="text1"/>
        </w:rPr>
        <w:t xml:space="preserve">1960s, </w:t>
      </w:r>
      <w:r w:rsidR="004151EF" w:rsidRPr="00294AA8">
        <w:rPr>
          <w:rFonts w:ascii="Times New Roman" w:hAnsi="Times New Roman" w:cs="Times New Roman"/>
          <w:color w:val="000000" w:themeColor="text1"/>
        </w:rPr>
        <w:t xml:space="preserve">the composition of </w:t>
      </w:r>
      <w:r w:rsidR="00AA1086" w:rsidRPr="00294AA8">
        <w:rPr>
          <w:rFonts w:ascii="Times New Roman" w:hAnsi="Times New Roman" w:cs="Times New Roman"/>
          <w:color w:val="000000" w:themeColor="text1"/>
        </w:rPr>
        <w:t xml:space="preserve">public housing households </w:t>
      </w:r>
      <w:r w:rsidR="00526786" w:rsidRPr="00294AA8">
        <w:rPr>
          <w:rFonts w:ascii="Times New Roman" w:hAnsi="Times New Roman" w:cs="Times New Roman"/>
          <w:color w:val="000000" w:themeColor="text1"/>
        </w:rPr>
        <w:t>ha</w:t>
      </w:r>
      <w:r w:rsidR="00E26A99" w:rsidRPr="00294AA8">
        <w:rPr>
          <w:rFonts w:ascii="Times New Roman" w:hAnsi="Times New Roman" w:cs="Times New Roman"/>
          <w:color w:val="000000" w:themeColor="text1"/>
        </w:rPr>
        <w:t>d</w:t>
      </w:r>
      <w:r w:rsidR="00526786" w:rsidRPr="00294AA8">
        <w:rPr>
          <w:rFonts w:ascii="Times New Roman" w:hAnsi="Times New Roman" w:cs="Times New Roman"/>
          <w:color w:val="000000" w:themeColor="text1"/>
        </w:rPr>
        <w:t xml:space="preserve"> </w:t>
      </w:r>
      <w:r w:rsidR="00AA1086" w:rsidRPr="00294AA8">
        <w:rPr>
          <w:rFonts w:ascii="Times New Roman" w:hAnsi="Times New Roman" w:cs="Times New Roman"/>
          <w:color w:val="000000" w:themeColor="text1"/>
        </w:rPr>
        <w:t>transitioned disproportionately to Black or African American renters with buildings over 9</w:t>
      </w:r>
      <w:r w:rsidR="00EA77C1" w:rsidRPr="00294AA8">
        <w:rPr>
          <w:rFonts w:ascii="Times New Roman" w:hAnsi="Times New Roman" w:cs="Times New Roman"/>
          <w:color w:val="000000" w:themeColor="text1"/>
        </w:rPr>
        <w:t>0 percent</w:t>
      </w:r>
      <w:r w:rsidR="00AA1086" w:rsidRPr="00294AA8">
        <w:rPr>
          <w:rFonts w:ascii="Times New Roman" w:hAnsi="Times New Roman" w:cs="Times New Roman"/>
          <w:color w:val="000000" w:themeColor="text1"/>
        </w:rPr>
        <w:t xml:space="preserve"> Black in large urban cities like Chicago</w:t>
      </w:r>
      <w:r w:rsidR="00EA77C1" w:rsidRPr="00294AA8">
        <w:rPr>
          <w:rFonts w:ascii="Times New Roman" w:hAnsi="Times New Roman" w:cs="Times New Roman"/>
          <w:color w:val="000000" w:themeColor="text1"/>
        </w:rPr>
        <w:t>,</w:t>
      </w:r>
      <w:r w:rsidR="00AA1086" w:rsidRPr="00294AA8">
        <w:rPr>
          <w:rFonts w:ascii="Times New Roman" w:hAnsi="Times New Roman" w:cs="Times New Roman"/>
          <w:color w:val="000000" w:themeColor="text1"/>
        </w:rPr>
        <w:t xml:space="preserve"> </w:t>
      </w:r>
      <w:r w:rsidR="00FA3465" w:rsidRPr="00294AA8">
        <w:rPr>
          <w:rFonts w:ascii="Times New Roman" w:hAnsi="Times New Roman" w:cs="Times New Roman"/>
          <w:color w:val="000000" w:themeColor="text1"/>
        </w:rPr>
        <w:t xml:space="preserve">a </w:t>
      </w:r>
      <w:r w:rsidR="00AA1086" w:rsidRPr="00294AA8">
        <w:rPr>
          <w:rFonts w:ascii="Times New Roman" w:hAnsi="Times New Roman" w:cs="Times New Roman"/>
          <w:color w:val="000000" w:themeColor="text1"/>
        </w:rPr>
        <w:t>racial conversion, as Rothstein (2018) has shown, by design.</w:t>
      </w:r>
      <w:r w:rsidR="00FA3465" w:rsidRPr="00294AA8">
        <w:rPr>
          <w:rFonts w:ascii="Times New Roman" w:hAnsi="Times New Roman" w:cs="Times New Roman"/>
          <w:color w:val="000000" w:themeColor="text1"/>
        </w:rPr>
        <w:t xml:space="preserve"> </w:t>
      </w:r>
      <w:r w:rsidR="00860739" w:rsidRPr="00294AA8">
        <w:rPr>
          <w:rFonts w:ascii="Times New Roman" w:hAnsi="Times New Roman" w:cs="Times New Roman"/>
          <w:color w:val="000000" w:themeColor="text1"/>
        </w:rPr>
        <w:t>Biased</w:t>
      </w:r>
      <w:r w:rsidR="003D3367" w:rsidRPr="00294AA8">
        <w:rPr>
          <w:rFonts w:ascii="Times New Roman" w:hAnsi="Times New Roman" w:cs="Times New Roman"/>
          <w:color w:val="000000" w:themeColor="text1"/>
        </w:rPr>
        <w:t xml:space="preserve"> </w:t>
      </w:r>
      <w:r w:rsidR="00D23E2A" w:rsidRPr="00294AA8">
        <w:rPr>
          <w:rFonts w:ascii="Times New Roman" w:hAnsi="Times New Roman" w:cs="Times New Roman"/>
          <w:color w:val="000000" w:themeColor="text1"/>
        </w:rPr>
        <w:t xml:space="preserve">homeowner associations, </w:t>
      </w:r>
      <w:r w:rsidR="00281C3C" w:rsidRPr="00294AA8">
        <w:rPr>
          <w:rFonts w:ascii="Times New Roman" w:hAnsi="Times New Roman" w:cs="Times New Roman"/>
          <w:color w:val="000000" w:themeColor="text1"/>
        </w:rPr>
        <w:t>sociologists, and media</w:t>
      </w:r>
      <w:r w:rsidRPr="00294AA8">
        <w:rPr>
          <w:rFonts w:ascii="Times New Roman" w:hAnsi="Times New Roman" w:cs="Times New Roman"/>
          <w:color w:val="000000" w:themeColor="text1"/>
        </w:rPr>
        <w:t xml:space="preserve"> </w:t>
      </w:r>
      <w:r w:rsidR="0036340F" w:rsidRPr="00294AA8">
        <w:rPr>
          <w:rFonts w:ascii="Times New Roman" w:hAnsi="Times New Roman" w:cs="Times New Roman"/>
          <w:color w:val="000000" w:themeColor="text1"/>
        </w:rPr>
        <w:t xml:space="preserve">have historically </w:t>
      </w:r>
      <w:r w:rsidR="006759AC" w:rsidRPr="00294AA8">
        <w:rPr>
          <w:rFonts w:ascii="Times New Roman" w:hAnsi="Times New Roman" w:cs="Times New Roman"/>
          <w:color w:val="000000" w:themeColor="text1"/>
        </w:rPr>
        <w:t xml:space="preserve">associated neighborhood nuisance </w:t>
      </w:r>
      <w:r w:rsidRPr="00294AA8">
        <w:rPr>
          <w:rFonts w:ascii="Times New Roman" w:hAnsi="Times New Roman" w:cs="Times New Roman"/>
          <w:color w:val="000000" w:themeColor="text1"/>
        </w:rPr>
        <w:t>with Black people, conjuring pejorative stereotypes, such as ‘welfare mothers</w:t>
      </w:r>
      <w:r w:rsidR="00817259"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‘super predators</w:t>
      </w:r>
      <w:r w:rsidR="0088191D"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w:t>
      </w:r>
      <w:r w:rsidR="00817259" w:rsidRPr="00294AA8">
        <w:rPr>
          <w:rFonts w:ascii="Times New Roman" w:hAnsi="Times New Roman" w:cs="Times New Roman"/>
          <w:color w:val="000000" w:themeColor="text1"/>
        </w:rPr>
        <w:t xml:space="preserve"> and ‘absent fathers</w:t>
      </w:r>
      <w:r w:rsidR="008C4ADC" w:rsidRPr="00294AA8">
        <w:rPr>
          <w:rFonts w:ascii="Times New Roman" w:hAnsi="Times New Roman" w:cs="Times New Roman"/>
          <w:color w:val="000000" w:themeColor="text1"/>
        </w:rPr>
        <w:t>,</w:t>
      </w:r>
      <w:r w:rsidR="00817259" w:rsidRPr="00294AA8">
        <w:rPr>
          <w:rFonts w:ascii="Times New Roman" w:hAnsi="Times New Roman" w:cs="Times New Roman"/>
          <w:color w:val="000000" w:themeColor="text1"/>
        </w:rPr>
        <w:t xml:space="preserve">’ </w:t>
      </w:r>
      <w:r w:rsidR="00D85E0E" w:rsidRPr="00294AA8">
        <w:rPr>
          <w:rFonts w:ascii="Times New Roman" w:hAnsi="Times New Roman" w:cs="Times New Roman"/>
          <w:color w:val="000000" w:themeColor="text1"/>
        </w:rPr>
        <w:t xml:space="preserve">as labels for </w:t>
      </w:r>
      <w:r w:rsidR="00817259" w:rsidRPr="00294AA8">
        <w:rPr>
          <w:rFonts w:ascii="Times New Roman" w:hAnsi="Times New Roman" w:cs="Times New Roman"/>
          <w:color w:val="000000" w:themeColor="text1"/>
        </w:rPr>
        <w:t>Black women</w:t>
      </w:r>
      <w:r w:rsidR="00C25D58" w:rsidRPr="00294AA8">
        <w:rPr>
          <w:rFonts w:ascii="Times New Roman" w:hAnsi="Times New Roman" w:cs="Times New Roman"/>
          <w:color w:val="000000" w:themeColor="text1"/>
        </w:rPr>
        <w:t>,</w:t>
      </w:r>
      <w:r w:rsidR="00C9232A" w:rsidRPr="00294AA8">
        <w:rPr>
          <w:rFonts w:ascii="Times New Roman" w:hAnsi="Times New Roman" w:cs="Times New Roman"/>
          <w:color w:val="000000" w:themeColor="text1"/>
        </w:rPr>
        <w:t xml:space="preserve"> </w:t>
      </w:r>
      <w:r w:rsidR="00817259" w:rsidRPr="00294AA8">
        <w:rPr>
          <w:rFonts w:ascii="Times New Roman" w:hAnsi="Times New Roman" w:cs="Times New Roman"/>
          <w:color w:val="000000" w:themeColor="text1"/>
        </w:rPr>
        <w:t xml:space="preserve">children, </w:t>
      </w:r>
      <w:r w:rsidR="00C9232A" w:rsidRPr="00294AA8">
        <w:rPr>
          <w:rFonts w:ascii="Times New Roman" w:hAnsi="Times New Roman" w:cs="Times New Roman"/>
          <w:color w:val="000000" w:themeColor="text1"/>
        </w:rPr>
        <w:t>and male partners</w:t>
      </w:r>
      <w:r w:rsidR="00174F33" w:rsidRPr="00294AA8">
        <w:rPr>
          <w:rFonts w:ascii="Times New Roman" w:hAnsi="Times New Roman" w:cs="Times New Roman"/>
          <w:color w:val="000000" w:themeColor="text1"/>
        </w:rPr>
        <w:t xml:space="preserve">. </w:t>
      </w:r>
      <w:r w:rsidR="00AC45F1" w:rsidRPr="00294AA8">
        <w:rPr>
          <w:rFonts w:ascii="Times New Roman" w:hAnsi="Times New Roman" w:cs="Times New Roman"/>
          <w:color w:val="000000" w:themeColor="text1"/>
        </w:rPr>
        <w:t>Thus, a</w:t>
      </w:r>
      <w:r w:rsidR="002F1C92" w:rsidRPr="00294AA8">
        <w:rPr>
          <w:rFonts w:ascii="Times New Roman" w:hAnsi="Times New Roman" w:cs="Times New Roman"/>
          <w:color w:val="000000" w:themeColor="text1"/>
        </w:rPr>
        <w:t>s they have served as the “face” of public housing for decades</w:t>
      </w:r>
      <w:r w:rsidR="00832EA4" w:rsidRPr="00294AA8">
        <w:rPr>
          <w:rFonts w:ascii="Times New Roman" w:hAnsi="Times New Roman" w:cs="Times New Roman"/>
          <w:color w:val="000000" w:themeColor="text1"/>
        </w:rPr>
        <w:t xml:space="preserve">, </w:t>
      </w:r>
      <w:r w:rsidR="004233E7" w:rsidRPr="00294AA8">
        <w:rPr>
          <w:rFonts w:ascii="Times New Roman" w:hAnsi="Times New Roman" w:cs="Times New Roman"/>
          <w:color w:val="000000" w:themeColor="text1"/>
        </w:rPr>
        <w:t>Black people</w:t>
      </w:r>
      <w:r w:rsidR="000B30AE" w:rsidRPr="00294AA8">
        <w:rPr>
          <w:rFonts w:ascii="Times New Roman" w:hAnsi="Times New Roman" w:cs="Times New Roman"/>
          <w:color w:val="000000" w:themeColor="text1"/>
        </w:rPr>
        <w:t xml:space="preserve"> were made uniquely vulnerable to </w:t>
      </w:r>
      <w:r w:rsidRPr="00294AA8">
        <w:rPr>
          <w:rFonts w:ascii="Times New Roman" w:hAnsi="Times New Roman" w:cs="Times New Roman"/>
          <w:color w:val="000000" w:themeColor="text1"/>
        </w:rPr>
        <w:t xml:space="preserve">experiences of </w:t>
      </w:r>
      <w:r w:rsidR="005F659E" w:rsidRPr="00294AA8">
        <w:rPr>
          <w:rFonts w:ascii="Times New Roman" w:hAnsi="Times New Roman" w:cs="Times New Roman"/>
          <w:color w:val="000000" w:themeColor="text1"/>
        </w:rPr>
        <w:t xml:space="preserve">such </w:t>
      </w:r>
      <w:r w:rsidRPr="00294AA8">
        <w:rPr>
          <w:rFonts w:ascii="Times New Roman" w:hAnsi="Times New Roman" w:cs="Times New Roman"/>
          <w:color w:val="000000" w:themeColor="text1"/>
        </w:rPr>
        <w:t>stigmatization</w:t>
      </w:r>
      <w:r w:rsidR="00230F5C" w:rsidRPr="00294AA8">
        <w:rPr>
          <w:rFonts w:ascii="Times New Roman" w:hAnsi="Times New Roman" w:cs="Times New Roman"/>
          <w:color w:val="000000" w:themeColor="text1"/>
        </w:rPr>
        <w:t xml:space="preserve"> and the resulting </w:t>
      </w:r>
      <w:r w:rsidRPr="00294AA8">
        <w:rPr>
          <w:rFonts w:ascii="Times New Roman" w:hAnsi="Times New Roman" w:cs="Times New Roman"/>
          <w:color w:val="000000" w:themeColor="text1"/>
        </w:rPr>
        <w:t>segregation, surveillance, demolition and displacement</w:t>
      </w:r>
      <w:r w:rsidR="002F1C92" w:rsidRPr="00294AA8">
        <w:rPr>
          <w:rFonts w:ascii="Times New Roman" w:hAnsi="Times New Roman" w:cs="Times New Roman"/>
          <w:color w:val="000000" w:themeColor="text1"/>
        </w:rPr>
        <w:t xml:space="preserve">. </w:t>
      </w:r>
      <w:r w:rsidR="00EA5814" w:rsidRPr="00294AA8">
        <w:rPr>
          <w:rFonts w:ascii="Times New Roman" w:hAnsi="Times New Roman" w:cs="Times New Roman"/>
          <w:color w:val="000000" w:themeColor="text1"/>
        </w:rPr>
        <w:t xml:space="preserve">However, as Lipsitz </w:t>
      </w:r>
      <w:r w:rsidR="00637186" w:rsidRPr="00294AA8">
        <w:rPr>
          <w:rFonts w:ascii="Times New Roman" w:hAnsi="Times New Roman" w:cs="Times New Roman"/>
          <w:color w:val="000000" w:themeColor="text1"/>
        </w:rPr>
        <w:t>(2011</w:t>
      </w:r>
      <w:r w:rsidR="009C05A9" w:rsidRPr="00294AA8">
        <w:rPr>
          <w:rFonts w:ascii="Times New Roman" w:hAnsi="Times New Roman" w:cs="Times New Roman"/>
          <w:color w:val="000000" w:themeColor="text1"/>
        </w:rPr>
        <w:t>, p.12</w:t>
      </w:r>
      <w:r w:rsidR="00637186" w:rsidRPr="00294AA8">
        <w:rPr>
          <w:rFonts w:ascii="Times New Roman" w:hAnsi="Times New Roman" w:cs="Times New Roman"/>
          <w:color w:val="000000" w:themeColor="text1"/>
        </w:rPr>
        <w:t xml:space="preserve">) </w:t>
      </w:r>
      <w:r w:rsidR="00EA5814" w:rsidRPr="00294AA8">
        <w:rPr>
          <w:rFonts w:ascii="Times New Roman" w:hAnsi="Times New Roman" w:cs="Times New Roman"/>
          <w:color w:val="000000" w:themeColor="text1"/>
        </w:rPr>
        <w:t>notes</w:t>
      </w:r>
      <w:r w:rsidR="00D40E01" w:rsidRPr="00294AA8">
        <w:rPr>
          <w:rFonts w:ascii="Times New Roman" w:hAnsi="Times New Roman" w:cs="Times New Roman"/>
          <w:color w:val="000000" w:themeColor="text1"/>
        </w:rPr>
        <w:t xml:space="preserve">, </w:t>
      </w:r>
      <w:r w:rsidR="003E79EF" w:rsidRPr="00294AA8">
        <w:rPr>
          <w:rFonts w:ascii="Times New Roman" w:hAnsi="Times New Roman" w:cs="Times New Roman"/>
          <w:color w:val="000000" w:themeColor="text1"/>
        </w:rPr>
        <w:t xml:space="preserve">“The first racial zoning ordinance in the nation was intended to clear Chinese residents of San </w:t>
      </w:r>
      <w:proofErr w:type="spellStart"/>
      <w:r w:rsidR="003E79EF" w:rsidRPr="00294AA8">
        <w:rPr>
          <w:rFonts w:ascii="Times New Roman" w:hAnsi="Times New Roman" w:cs="Times New Roman"/>
          <w:color w:val="000000" w:themeColor="text1"/>
        </w:rPr>
        <w:t>Franscisco</w:t>
      </w:r>
      <w:proofErr w:type="spellEnd"/>
      <w:r w:rsidR="003E79EF" w:rsidRPr="00294AA8">
        <w:rPr>
          <w:rFonts w:ascii="Times New Roman" w:hAnsi="Times New Roman" w:cs="Times New Roman"/>
          <w:color w:val="000000" w:themeColor="text1"/>
        </w:rPr>
        <w:t xml:space="preserve"> out of desirable neighborhoods</w:t>
      </w:r>
      <w:r w:rsidR="009C05A9" w:rsidRPr="00294AA8">
        <w:rPr>
          <w:rFonts w:ascii="Times New Roman" w:hAnsi="Times New Roman" w:cs="Times New Roman"/>
          <w:color w:val="000000" w:themeColor="text1"/>
        </w:rPr>
        <w:t xml:space="preserve"> and confine them to slum neighborhoods adjacent to polluting factories and noxious waste dumps. The restrictive covenants used everywhere to deny housing opportunities to Blacks also blocked Asian Americans, Latinos, and Native Americans from neighborhood choices</w:t>
      </w:r>
      <w:r w:rsidR="003156EB" w:rsidRPr="00294AA8">
        <w:rPr>
          <w:rFonts w:ascii="Times New Roman" w:hAnsi="Times New Roman" w:cs="Times New Roman"/>
          <w:color w:val="000000" w:themeColor="text1"/>
        </w:rPr>
        <w:t>.”</w:t>
      </w:r>
      <w:r w:rsidR="00F66422" w:rsidRPr="00294AA8">
        <w:rPr>
          <w:rFonts w:ascii="Times New Roman" w:hAnsi="Times New Roman" w:cs="Times New Roman"/>
          <w:color w:val="000000" w:themeColor="text1"/>
        </w:rPr>
        <w:t xml:space="preserve"> For both natives and immigrants, one’s </w:t>
      </w:r>
      <w:r w:rsidR="0019654C" w:rsidRPr="00294AA8">
        <w:rPr>
          <w:rFonts w:ascii="Times New Roman" w:hAnsi="Times New Roman" w:cs="Times New Roman"/>
          <w:color w:val="000000" w:themeColor="text1"/>
        </w:rPr>
        <w:t xml:space="preserve">ability to </w:t>
      </w:r>
      <w:r w:rsidR="00A470F0" w:rsidRPr="00294AA8">
        <w:rPr>
          <w:rFonts w:ascii="Times New Roman" w:hAnsi="Times New Roman" w:cs="Times New Roman"/>
          <w:color w:val="000000" w:themeColor="text1"/>
        </w:rPr>
        <w:t xml:space="preserve">move around </w:t>
      </w:r>
      <w:r w:rsidR="007D42D3" w:rsidRPr="00294AA8">
        <w:rPr>
          <w:rFonts w:ascii="Times New Roman" w:hAnsi="Times New Roman" w:cs="Times New Roman"/>
          <w:color w:val="000000" w:themeColor="text1"/>
        </w:rPr>
        <w:t xml:space="preserve">freely is always constrained by shifting </w:t>
      </w:r>
      <w:r w:rsidR="003740AC" w:rsidRPr="00294AA8">
        <w:rPr>
          <w:rFonts w:ascii="Times New Roman" w:hAnsi="Times New Roman" w:cs="Times New Roman"/>
          <w:color w:val="000000" w:themeColor="text1"/>
        </w:rPr>
        <w:lastRenderedPageBreak/>
        <w:t xml:space="preserve">perceptions of economic competition or threat within the racial hierarchy. </w:t>
      </w:r>
      <w:r w:rsidRPr="00294AA8">
        <w:rPr>
          <w:rFonts w:ascii="Times New Roman" w:hAnsi="Times New Roman" w:cs="Times New Roman"/>
          <w:color w:val="000000" w:themeColor="text1"/>
        </w:rPr>
        <w:t xml:space="preserve">Therefore, the relationship between </w:t>
      </w:r>
      <w:r w:rsidR="00F650F0" w:rsidRPr="00294AA8">
        <w:rPr>
          <w:rFonts w:ascii="Times New Roman" w:hAnsi="Times New Roman" w:cs="Times New Roman"/>
          <w:color w:val="000000" w:themeColor="text1"/>
        </w:rPr>
        <w:t>non-</w:t>
      </w:r>
      <w:r w:rsidR="0086444F" w:rsidRPr="00294AA8">
        <w:rPr>
          <w:rFonts w:ascii="Times New Roman" w:hAnsi="Times New Roman" w:cs="Times New Roman"/>
          <w:color w:val="000000" w:themeColor="text1"/>
        </w:rPr>
        <w:t>W</w:t>
      </w:r>
      <w:r w:rsidR="00F650F0" w:rsidRPr="00294AA8">
        <w:rPr>
          <w:rFonts w:ascii="Times New Roman" w:hAnsi="Times New Roman" w:cs="Times New Roman"/>
          <w:color w:val="000000" w:themeColor="text1"/>
        </w:rPr>
        <w:t xml:space="preserve">hite </w:t>
      </w:r>
      <w:r w:rsidRPr="00294AA8">
        <w:rPr>
          <w:rFonts w:ascii="Times New Roman" w:hAnsi="Times New Roman" w:cs="Times New Roman"/>
          <w:color w:val="000000" w:themeColor="text1"/>
        </w:rPr>
        <w:t xml:space="preserve">communities in public housing and mapping cannot be discussed without attention to how maps have been weaponized against </w:t>
      </w:r>
      <w:r w:rsidR="0086444F" w:rsidRPr="00294AA8">
        <w:rPr>
          <w:rFonts w:ascii="Times New Roman" w:hAnsi="Times New Roman" w:cs="Times New Roman"/>
          <w:color w:val="000000" w:themeColor="text1"/>
        </w:rPr>
        <w:t>them</w:t>
      </w:r>
      <w:r w:rsidRPr="00294AA8">
        <w:rPr>
          <w:rFonts w:ascii="Times New Roman" w:hAnsi="Times New Roman" w:cs="Times New Roman"/>
          <w:color w:val="000000" w:themeColor="text1"/>
        </w:rPr>
        <w:t xml:space="preserve"> in service of </w:t>
      </w:r>
      <w:r w:rsidR="007B7C2B" w:rsidRPr="00294AA8">
        <w:rPr>
          <w:rFonts w:ascii="Times New Roman" w:hAnsi="Times New Roman" w:cs="Times New Roman"/>
          <w:color w:val="000000" w:themeColor="text1"/>
        </w:rPr>
        <w:t xml:space="preserve">the state’s </w:t>
      </w:r>
      <w:r w:rsidR="007A2EEE" w:rsidRPr="00294AA8">
        <w:rPr>
          <w:rFonts w:ascii="Times New Roman" w:hAnsi="Times New Roman" w:cs="Times New Roman"/>
          <w:color w:val="000000" w:themeColor="text1"/>
        </w:rPr>
        <w:t xml:space="preserve">privileging of its </w:t>
      </w:r>
      <w:r w:rsidR="007B7C2B" w:rsidRPr="00294AA8">
        <w:rPr>
          <w:rFonts w:ascii="Times New Roman" w:hAnsi="Times New Roman" w:cs="Times New Roman"/>
          <w:color w:val="000000" w:themeColor="text1"/>
        </w:rPr>
        <w:t>carceral and capitalist interests,</w:t>
      </w:r>
      <w:r w:rsidRPr="00294AA8">
        <w:rPr>
          <w:rFonts w:ascii="Times New Roman" w:hAnsi="Times New Roman" w:cs="Times New Roman"/>
          <w:color w:val="000000" w:themeColor="text1"/>
        </w:rPr>
        <w:t xml:space="preserve"> and </w:t>
      </w:r>
      <w:r w:rsidR="00C40EB0" w:rsidRPr="00294AA8">
        <w:rPr>
          <w:rFonts w:ascii="Times New Roman" w:hAnsi="Times New Roman" w:cs="Times New Roman"/>
          <w:color w:val="000000" w:themeColor="text1"/>
        </w:rPr>
        <w:t>whiteness.</w:t>
      </w:r>
    </w:p>
    <w:p w14:paraId="512201CE" w14:textId="2B476F0C" w:rsidR="00D36F4A" w:rsidRPr="00294AA8" w:rsidRDefault="00D36F4A" w:rsidP="005936DE">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Because of </w:t>
      </w:r>
      <w:r w:rsidR="00531EA4" w:rsidRPr="00294AA8">
        <w:rPr>
          <w:rFonts w:ascii="Times New Roman" w:hAnsi="Times New Roman" w:cs="Times New Roman"/>
          <w:color w:val="000000" w:themeColor="text1"/>
        </w:rPr>
        <w:t xml:space="preserve">their </w:t>
      </w:r>
      <w:r w:rsidRPr="00294AA8">
        <w:rPr>
          <w:rFonts w:ascii="Times New Roman" w:hAnsi="Times New Roman" w:cs="Times New Roman"/>
          <w:color w:val="000000" w:themeColor="text1"/>
        </w:rPr>
        <w:t xml:space="preserve">particular focus, Black Digital and Black Spatial Humanities gives us a lens to think through some of the implications of </w:t>
      </w:r>
      <w:r w:rsidR="006175A3" w:rsidRPr="00294AA8">
        <w:rPr>
          <w:rFonts w:ascii="Times New Roman" w:hAnsi="Times New Roman" w:cs="Times New Roman"/>
          <w:color w:val="000000" w:themeColor="text1"/>
        </w:rPr>
        <w:t xml:space="preserve">our </w:t>
      </w:r>
      <w:r w:rsidRPr="00294AA8">
        <w:rPr>
          <w:rFonts w:ascii="Times New Roman" w:hAnsi="Times New Roman" w:cs="Times New Roman"/>
          <w:color w:val="000000" w:themeColor="text1"/>
        </w:rPr>
        <w:t>work. For example, we take heed to Tara McPherson’s insight that DH must be wary of its convergence with the visual history of race and the racist history of digital computing:</w:t>
      </w:r>
      <w:r w:rsidR="005936DE"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“The popularity of lenticular lenses, particularly in the form of postcards, coincides historically not just with the rise of an articulated movement for civil rights but also with the growth of electronic culture…born in quite real ways of World War II” (2012, p.144)</w:t>
      </w:r>
      <w:r w:rsidR="005936DE"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 xml:space="preserve">What McPherson terms “lenticular logic” is her way of pointing to the reliance on spectrality in the </w:t>
      </w:r>
      <w:r w:rsidR="003405B3" w:rsidRPr="00294AA8">
        <w:rPr>
          <w:rFonts w:ascii="Times New Roman" w:hAnsi="Times New Roman" w:cs="Times New Roman"/>
          <w:color w:val="000000" w:themeColor="text1"/>
        </w:rPr>
        <w:t xml:space="preserve">20th </w:t>
      </w:r>
      <w:r w:rsidRPr="00294AA8">
        <w:rPr>
          <w:rFonts w:ascii="Times New Roman" w:hAnsi="Times New Roman" w:cs="Times New Roman"/>
          <w:color w:val="000000" w:themeColor="text1"/>
        </w:rPr>
        <w:t xml:space="preserve">century (lynching postcards, news clips of racial mobs, etc.) as in some ways an over-reliance on metonymy which can be decontextualized and lead to fragmented analysis. We understand this to mean that a visual map highlighting </w:t>
      </w:r>
      <w:proofErr w:type="gramStart"/>
      <w:r w:rsidRPr="00294AA8">
        <w:rPr>
          <w:rFonts w:ascii="Times New Roman" w:hAnsi="Times New Roman" w:cs="Times New Roman"/>
          <w:color w:val="000000" w:themeColor="text1"/>
        </w:rPr>
        <w:t>particular stories</w:t>
      </w:r>
      <w:proofErr w:type="gramEnd"/>
      <w:r w:rsidRPr="00294AA8">
        <w:rPr>
          <w:rFonts w:ascii="Times New Roman" w:hAnsi="Times New Roman" w:cs="Times New Roman"/>
          <w:color w:val="000000" w:themeColor="text1"/>
        </w:rPr>
        <w:t xml:space="preserve"> may reify overfamiliarity with associated stereotypes and genres, and that we should carefully frame these stories as examples of unique viewpoints and not attempt to speak on behalf of </w:t>
      </w:r>
      <w:r w:rsidR="004420B9" w:rsidRPr="00294AA8">
        <w:rPr>
          <w:rFonts w:ascii="Times New Roman" w:hAnsi="Times New Roman" w:cs="Times New Roman"/>
          <w:color w:val="000000" w:themeColor="text1"/>
        </w:rPr>
        <w:t>a singular resident experience</w:t>
      </w:r>
      <w:r w:rsidRPr="00294AA8">
        <w:rPr>
          <w:rFonts w:ascii="Times New Roman" w:hAnsi="Times New Roman" w:cs="Times New Roman"/>
          <w:color w:val="000000" w:themeColor="text1"/>
        </w:rPr>
        <w:t xml:space="preserve">. For instance, although our database reflects writers who are majority Black, it also contains texts by non-Black authors, and even by non-Black, non-former or non-current residents. Our aim is not to reproduce a colonizing gaze that separates groups into presumed subjectivities that bear the burden of cultural history. Rather, through the dynamic interactivity of the </w:t>
      </w:r>
      <w:proofErr w:type="spellStart"/>
      <w:r w:rsidRPr="00294AA8">
        <w:rPr>
          <w:rFonts w:ascii="Times New Roman" w:hAnsi="Times New Roman" w:cs="Times New Roman"/>
          <w:color w:val="000000" w:themeColor="text1"/>
        </w:rPr>
        <w:t>StoryMap</w:t>
      </w:r>
      <w:proofErr w:type="spellEnd"/>
      <w:r w:rsidRPr="00294AA8">
        <w:rPr>
          <w:rFonts w:ascii="Times New Roman" w:hAnsi="Times New Roman" w:cs="Times New Roman"/>
          <w:color w:val="000000" w:themeColor="text1"/>
        </w:rPr>
        <w:t xml:space="preserve"> and the diversity of the collection of works, the goal is to encourage users to draw their own conclusions about the relationship between the texts, space, place</w:t>
      </w:r>
      <w:r w:rsidR="009411A1" w:rsidRPr="00294AA8">
        <w:rPr>
          <w:rFonts w:ascii="Times New Roman" w:hAnsi="Times New Roman" w:cs="Times New Roman"/>
          <w:color w:val="000000" w:themeColor="text1"/>
        </w:rPr>
        <w:t>, and themselves</w:t>
      </w:r>
      <w:r w:rsidRPr="00294AA8">
        <w:rPr>
          <w:rFonts w:ascii="Times New Roman" w:hAnsi="Times New Roman" w:cs="Times New Roman"/>
          <w:color w:val="000000" w:themeColor="text1"/>
        </w:rPr>
        <w:t>.</w:t>
      </w:r>
    </w:p>
    <w:p w14:paraId="20AC2D94" w14:textId="1CBCB16F" w:rsidR="00D36F4A" w:rsidRPr="00294AA8" w:rsidRDefault="00D36F4A" w:rsidP="00415320">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lastRenderedPageBreak/>
        <w:t>Furthermore, Safiya Noble (201</w:t>
      </w:r>
      <w:r w:rsidR="00356A61" w:rsidRPr="00294AA8">
        <w:rPr>
          <w:rFonts w:ascii="Times New Roman" w:hAnsi="Times New Roman" w:cs="Times New Roman"/>
          <w:color w:val="000000" w:themeColor="text1"/>
        </w:rPr>
        <w:t>8</w:t>
      </w:r>
      <w:r w:rsidR="00CF24A2"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p. 32) counsels that digital humanities should be as interested in questioning “the uneven distribution of information technology resources, how it sustains cultural centers that are implicated in the suppression of Black life </w:t>
      </w:r>
      <w:proofErr w:type="spellStart"/>
      <w:r w:rsidRPr="00294AA8">
        <w:rPr>
          <w:rFonts w:ascii="Times New Roman" w:hAnsi="Times New Roman" w:cs="Times New Roman"/>
          <w:color w:val="000000" w:themeColor="text1"/>
        </w:rPr>
        <w:t>diasporically</w:t>
      </w:r>
      <w:proofErr w:type="spellEnd"/>
      <w:r w:rsidRPr="00294AA8">
        <w:rPr>
          <w:rFonts w:ascii="Times New Roman" w:hAnsi="Times New Roman" w:cs="Times New Roman"/>
          <w:color w:val="000000" w:themeColor="text1"/>
        </w:rPr>
        <w:t xml:space="preserve">” as </w:t>
      </w:r>
      <w:r w:rsidR="00CF24A2" w:rsidRPr="00294AA8">
        <w:rPr>
          <w:rFonts w:ascii="Times New Roman" w:hAnsi="Times New Roman" w:cs="Times New Roman"/>
          <w:color w:val="000000" w:themeColor="text1"/>
        </w:rPr>
        <w:t xml:space="preserve">much as </w:t>
      </w:r>
      <w:r w:rsidRPr="00294AA8">
        <w:rPr>
          <w:rFonts w:ascii="Times New Roman" w:hAnsi="Times New Roman" w:cs="Times New Roman"/>
          <w:color w:val="000000" w:themeColor="text1"/>
        </w:rPr>
        <w:t>it is in advancing cultural scholarship. The thrust of her argument is advocacy for a “mash up” of African/Black diaspora studies and DH goals, that is, to consider how the presentation and manipulation of data might also emphasize, or less ideally–contribute to, practices of inequality. When it comes to the relationship between public housing and higher ed, for example</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 xml:space="preserve">we must acknowledge that university expansion has historically pushed </w:t>
      </w:r>
      <w:r w:rsidR="00A32714" w:rsidRPr="00294AA8">
        <w:rPr>
          <w:rFonts w:ascii="Times New Roman" w:hAnsi="Times New Roman" w:cs="Times New Roman"/>
          <w:color w:val="000000" w:themeColor="text1"/>
        </w:rPr>
        <w:t>low-income</w:t>
      </w:r>
      <w:r w:rsidRPr="00294AA8">
        <w:rPr>
          <w:rFonts w:ascii="Times New Roman" w:hAnsi="Times New Roman" w:cs="Times New Roman"/>
          <w:color w:val="000000" w:themeColor="text1"/>
        </w:rPr>
        <w:t xml:space="preserve"> residents out of their homeplaces while maintaining exorbitant tuition that prevent those same residents from sharing in the life of the university. Thus, our project takes seriously overarching questions like: What are the ethics of trying to represent a space that has been erased from the landscape in many of our major cities and when so many people’s relationship to shelter is precarious? What benefit is there in mapping these novels beyond scholarly fascination? How does the project leverage university resources while also necessarily illuminating historic institutional complicity in dispossession? And what are methods to encourage intertextuality or fresh engagement such that </w:t>
      </w:r>
      <w:r w:rsidR="00B40901" w:rsidRPr="00294AA8">
        <w:rPr>
          <w:rFonts w:ascii="Times New Roman" w:hAnsi="Times New Roman" w:cs="Times New Roman"/>
          <w:color w:val="000000" w:themeColor="text1"/>
        </w:rPr>
        <w:t xml:space="preserve">traumatic </w:t>
      </w:r>
      <w:r w:rsidRPr="00294AA8">
        <w:rPr>
          <w:rFonts w:ascii="Times New Roman" w:hAnsi="Times New Roman" w:cs="Times New Roman"/>
          <w:color w:val="000000" w:themeColor="text1"/>
        </w:rPr>
        <w:t xml:space="preserve">historical memory attached to the </w:t>
      </w:r>
      <w:r w:rsidR="00606DE2" w:rsidRPr="00294AA8">
        <w:rPr>
          <w:rFonts w:ascii="Times New Roman" w:hAnsi="Times New Roman" w:cs="Times New Roman"/>
          <w:color w:val="000000" w:themeColor="text1"/>
        </w:rPr>
        <w:t xml:space="preserve">cartography </w:t>
      </w:r>
      <w:r w:rsidRPr="00294AA8">
        <w:rPr>
          <w:rFonts w:ascii="Times New Roman" w:hAnsi="Times New Roman" w:cs="Times New Roman"/>
          <w:color w:val="000000" w:themeColor="text1"/>
        </w:rPr>
        <w:t>do</w:t>
      </w:r>
      <w:r w:rsidR="00561CE2" w:rsidRPr="00294AA8">
        <w:rPr>
          <w:rFonts w:ascii="Times New Roman" w:hAnsi="Times New Roman" w:cs="Times New Roman"/>
          <w:color w:val="000000" w:themeColor="text1"/>
        </w:rPr>
        <w:t>es</w:t>
      </w:r>
      <w:r w:rsidRPr="00294AA8">
        <w:rPr>
          <w:rFonts w:ascii="Times New Roman" w:hAnsi="Times New Roman" w:cs="Times New Roman"/>
          <w:color w:val="000000" w:themeColor="text1"/>
        </w:rPr>
        <w:t xml:space="preserve"> not supersede </w:t>
      </w:r>
      <w:r w:rsidR="007B40BD" w:rsidRPr="00294AA8">
        <w:rPr>
          <w:rFonts w:ascii="Times New Roman" w:hAnsi="Times New Roman" w:cs="Times New Roman"/>
          <w:color w:val="000000" w:themeColor="text1"/>
        </w:rPr>
        <w:t>present encounters</w:t>
      </w:r>
      <w:r w:rsidRPr="00294AA8">
        <w:rPr>
          <w:rFonts w:ascii="Times New Roman" w:hAnsi="Times New Roman" w:cs="Times New Roman"/>
          <w:color w:val="000000" w:themeColor="text1"/>
        </w:rPr>
        <w:t xml:space="preserve"> with the possibilities of </w:t>
      </w:r>
      <w:r w:rsidR="0007300A" w:rsidRPr="00294AA8">
        <w:rPr>
          <w:rFonts w:ascii="Times New Roman" w:hAnsi="Times New Roman" w:cs="Times New Roman"/>
          <w:color w:val="000000" w:themeColor="text1"/>
        </w:rPr>
        <w:t>the data as text</w:t>
      </w:r>
      <w:r w:rsidRPr="00294AA8">
        <w:rPr>
          <w:rFonts w:ascii="Times New Roman" w:hAnsi="Times New Roman" w:cs="Times New Roman"/>
          <w:color w:val="000000" w:themeColor="text1"/>
        </w:rPr>
        <w:t>?</w:t>
      </w:r>
    </w:p>
    <w:p w14:paraId="085D5645" w14:textId="77777777" w:rsidR="00D36F4A" w:rsidRPr="00294AA8" w:rsidRDefault="00D36F4A" w:rsidP="00331556">
      <w:pPr>
        <w:spacing w:line="480" w:lineRule="auto"/>
        <w:rPr>
          <w:rFonts w:ascii="Times New Roman" w:hAnsi="Times New Roman" w:cs="Times New Roman"/>
          <w:b/>
          <w:bCs/>
          <w:color w:val="000000" w:themeColor="text1"/>
        </w:rPr>
      </w:pPr>
      <w:r w:rsidRPr="00294AA8">
        <w:rPr>
          <w:rFonts w:ascii="Times New Roman" w:hAnsi="Times New Roman" w:cs="Times New Roman"/>
          <w:b/>
          <w:bCs/>
          <w:color w:val="000000" w:themeColor="text1"/>
        </w:rPr>
        <w:t>Resident Involvement</w:t>
      </w:r>
    </w:p>
    <w:p w14:paraId="7FC33DD3" w14:textId="1533CEA3" w:rsidR="00D36F4A" w:rsidRPr="00294AA8" w:rsidRDefault="00D36F4A" w:rsidP="00331556">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What these questions illuminated to us is that engaging with this archive requires more than the knowledge of scholar-researchers who </w:t>
      </w:r>
      <w:proofErr w:type="gramStart"/>
      <w:r w:rsidRPr="00294AA8">
        <w:rPr>
          <w:rFonts w:ascii="Times New Roman" w:hAnsi="Times New Roman" w:cs="Times New Roman"/>
          <w:color w:val="000000" w:themeColor="text1"/>
        </w:rPr>
        <w:t>are non-public housing residents</w:t>
      </w:r>
      <w:proofErr w:type="gramEnd"/>
      <w:r w:rsidRPr="00294AA8">
        <w:rPr>
          <w:rFonts w:ascii="Times New Roman" w:hAnsi="Times New Roman" w:cs="Times New Roman"/>
          <w:color w:val="000000" w:themeColor="text1"/>
        </w:rPr>
        <w:t xml:space="preserve">. Working as an assistant professor of English and </w:t>
      </w:r>
      <w:r w:rsidR="009B0003" w:rsidRPr="00294AA8">
        <w:rPr>
          <w:rFonts w:ascii="Times New Roman" w:hAnsi="Times New Roman" w:cs="Times New Roman"/>
          <w:color w:val="000000" w:themeColor="text1"/>
        </w:rPr>
        <w:t xml:space="preserve">an </w:t>
      </w:r>
      <w:r w:rsidR="00000633" w:rsidRPr="00294AA8">
        <w:rPr>
          <w:rFonts w:ascii="Times New Roman" w:hAnsi="Times New Roman" w:cs="Times New Roman"/>
          <w:color w:val="000000" w:themeColor="text1"/>
        </w:rPr>
        <w:t xml:space="preserve">undergraduate </w:t>
      </w:r>
      <w:r w:rsidRPr="00294AA8">
        <w:rPr>
          <w:rFonts w:ascii="Times New Roman" w:hAnsi="Times New Roman" w:cs="Times New Roman"/>
          <w:color w:val="000000" w:themeColor="text1"/>
        </w:rPr>
        <w:t xml:space="preserve">research assistant now </w:t>
      </w:r>
      <w:r w:rsidR="00561CE2" w:rsidRPr="00294AA8">
        <w:rPr>
          <w:rFonts w:ascii="Times New Roman" w:hAnsi="Times New Roman" w:cs="Times New Roman"/>
          <w:color w:val="000000" w:themeColor="text1"/>
        </w:rPr>
        <w:t xml:space="preserve">LIS </w:t>
      </w:r>
      <w:r w:rsidRPr="00294AA8">
        <w:rPr>
          <w:rFonts w:ascii="Times New Roman" w:hAnsi="Times New Roman" w:cs="Times New Roman"/>
          <w:color w:val="000000" w:themeColor="text1"/>
        </w:rPr>
        <w:t xml:space="preserve">graduate student, we have both done extensive reading on public housing and its history, as well as begun reading the primary sources in our database. </w:t>
      </w:r>
      <w:r w:rsidR="006C3FD4" w:rsidRPr="00294AA8">
        <w:rPr>
          <w:rFonts w:ascii="Times New Roman" w:hAnsi="Times New Roman" w:cs="Times New Roman"/>
          <w:color w:val="000000" w:themeColor="text1"/>
        </w:rPr>
        <w:t xml:space="preserve">I (Crystal) </w:t>
      </w:r>
      <w:r w:rsidR="006025D0" w:rsidRPr="00294AA8">
        <w:rPr>
          <w:rFonts w:ascii="Times New Roman" w:hAnsi="Times New Roman" w:cs="Times New Roman"/>
          <w:color w:val="000000" w:themeColor="text1"/>
        </w:rPr>
        <w:t>am African American</w:t>
      </w:r>
      <w:r w:rsidR="00BC2126" w:rsidRPr="00294AA8">
        <w:rPr>
          <w:rFonts w:ascii="Times New Roman" w:hAnsi="Times New Roman" w:cs="Times New Roman"/>
          <w:color w:val="000000" w:themeColor="text1"/>
        </w:rPr>
        <w:t xml:space="preserve">, and </w:t>
      </w:r>
      <w:proofErr w:type="spellStart"/>
      <w:r w:rsidR="00BC2126" w:rsidRPr="00294AA8">
        <w:rPr>
          <w:rFonts w:ascii="Times New Roman" w:hAnsi="Times New Roman" w:cs="Times New Roman"/>
          <w:color w:val="000000" w:themeColor="text1"/>
        </w:rPr>
        <w:t>Theadora</w:t>
      </w:r>
      <w:proofErr w:type="spellEnd"/>
      <w:r w:rsidR="00BC2126" w:rsidRPr="00294AA8">
        <w:rPr>
          <w:rFonts w:ascii="Times New Roman" w:hAnsi="Times New Roman" w:cs="Times New Roman"/>
          <w:color w:val="000000" w:themeColor="text1"/>
        </w:rPr>
        <w:t xml:space="preserve"> </w:t>
      </w:r>
      <w:r w:rsidR="004C7049" w:rsidRPr="00294AA8">
        <w:rPr>
          <w:rFonts w:ascii="Times New Roman" w:hAnsi="Times New Roman" w:cs="Times New Roman"/>
          <w:color w:val="000000" w:themeColor="text1"/>
        </w:rPr>
        <w:t>i</w:t>
      </w:r>
      <w:r w:rsidR="00F81304" w:rsidRPr="00294AA8">
        <w:rPr>
          <w:rFonts w:ascii="Times New Roman" w:hAnsi="Times New Roman" w:cs="Times New Roman"/>
          <w:color w:val="000000" w:themeColor="text1"/>
        </w:rPr>
        <w:t xml:space="preserve">dentifies as </w:t>
      </w:r>
      <w:r w:rsidR="00CA3B09" w:rsidRPr="00294AA8">
        <w:rPr>
          <w:rFonts w:ascii="Times New Roman" w:hAnsi="Times New Roman" w:cs="Times New Roman"/>
          <w:color w:val="000000" w:themeColor="text1"/>
        </w:rPr>
        <w:lastRenderedPageBreak/>
        <w:t xml:space="preserve">White. </w:t>
      </w:r>
      <w:r w:rsidRPr="00294AA8">
        <w:rPr>
          <w:rFonts w:ascii="Times New Roman" w:hAnsi="Times New Roman" w:cs="Times New Roman"/>
          <w:color w:val="000000" w:themeColor="text1"/>
        </w:rPr>
        <w:t xml:space="preserve">However, while one of us (Crystal) interned in the community of Cabrini Green in summer of 2009, has organized with displaced residents for Section 8 rights, and participated in the Beauty Turner </w:t>
      </w:r>
      <w:r w:rsidR="00B278BE" w:rsidRPr="00294AA8">
        <w:rPr>
          <w:rFonts w:ascii="Times New Roman" w:hAnsi="Times New Roman" w:cs="Times New Roman"/>
          <w:color w:val="000000" w:themeColor="text1"/>
        </w:rPr>
        <w:t>A</w:t>
      </w:r>
      <w:r w:rsidRPr="00294AA8">
        <w:rPr>
          <w:rFonts w:ascii="Times New Roman" w:hAnsi="Times New Roman" w:cs="Times New Roman"/>
          <w:color w:val="000000" w:themeColor="text1"/>
        </w:rPr>
        <w:t>cademy of</w:t>
      </w:r>
      <w:r w:rsidR="00B278BE" w:rsidRPr="00294AA8">
        <w:rPr>
          <w:rFonts w:ascii="Times New Roman" w:hAnsi="Times New Roman" w:cs="Times New Roman"/>
          <w:color w:val="000000" w:themeColor="text1"/>
        </w:rPr>
        <w:t xml:space="preserve"> Oral History sponsored by NPHM</w:t>
      </w:r>
      <w:r w:rsidRPr="00294AA8">
        <w:rPr>
          <w:rFonts w:ascii="Times New Roman" w:hAnsi="Times New Roman" w:cs="Times New Roman"/>
          <w:color w:val="000000" w:themeColor="text1"/>
        </w:rPr>
        <w:t xml:space="preserve">, </w:t>
      </w:r>
      <w:r w:rsidR="00E84122" w:rsidRPr="00294AA8">
        <w:rPr>
          <w:rFonts w:ascii="Times New Roman" w:hAnsi="Times New Roman" w:cs="Times New Roman"/>
          <w:color w:val="000000" w:themeColor="text1"/>
        </w:rPr>
        <w:t xml:space="preserve">ethnographically, </w:t>
      </w:r>
      <w:r w:rsidRPr="00294AA8">
        <w:rPr>
          <w:rFonts w:ascii="Times New Roman" w:hAnsi="Times New Roman" w:cs="Times New Roman"/>
          <w:color w:val="000000" w:themeColor="text1"/>
        </w:rPr>
        <w:t xml:space="preserve">we would characterize our relationship to public housing as </w:t>
      </w:r>
      <w:r w:rsidR="00285600" w:rsidRPr="00294AA8">
        <w:rPr>
          <w:rFonts w:ascii="Times New Roman" w:hAnsi="Times New Roman" w:cs="Times New Roman"/>
          <w:color w:val="000000" w:themeColor="text1"/>
        </w:rPr>
        <w:t xml:space="preserve">residential </w:t>
      </w:r>
      <w:r w:rsidRPr="00294AA8">
        <w:rPr>
          <w:rFonts w:ascii="Times New Roman" w:hAnsi="Times New Roman" w:cs="Times New Roman"/>
          <w:color w:val="000000" w:themeColor="text1"/>
        </w:rPr>
        <w:t xml:space="preserve">outsiders. Furthermore, vis-à-vis what some would describe </w:t>
      </w:r>
      <w:r w:rsidR="006545E8" w:rsidRPr="00294AA8">
        <w:rPr>
          <w:rFonts w:ascii="Times New Roman" w:hAnsi="Times New Roman" w:cs="Times New Roman"/>
          <w:color w:val="000000" w:themeColor="text1"/>
        </w:rPr>
        <w:t xml:space="preserve">as </w:t>
      </w:r>
      <w:r w:rsidRPr="00294AA8">
        <w:rPr>
          <w:rFonts w:ascii="Times New Roman" w:hAnsi="Times New Roman" w:cs="Times New Roman"/>
          <w:color w:val="000000" w:themeColor="text1"/>
        </w:rPr>
        <w:t>demographic vulnerability due to economic indicators or proximity to the justice system, we want to be transparent about our status as middle-class women in advanced degree positions who are currently not experiencing housing insecurity. Therefore, we acknowledged from the outset of this research that our positionalities might encode blind spots that we desire</w:t>
      </w:r>
      <w:r w:rsidR="00E32AD3" w:rsidRPr="00294AA8">
        <w:rPr>
          <w:rFonts w:ascii="Times New Roman" w:hAnsi="Times New Roman" w:cs="Times New Roman"/>
          <w:color w:val="000000" w:themeColor="text1"/>
        </w:rPr>
        <w:t>d</w:t>
      </w:r>
      <w:r w:rsidRPr="00294AA8">
        <w:rPr>
          <w:rFonts w:ascii="Times New Roman" w:hAnsi="Times New Roman" w:cs="Times New Roman"/>
          <w:color w:val="000000" w:themeColor="text1"/>
        </w:rPr>
        <w:t xml:space="preserve"> to avoid to the extent possible. To mitigate our ignorance, we engaged in one-on-one interviews with former public housing residents and more closely affiliated scholars to solicit their input on the unfinished </w:t>
      </w:r>
      <w:proofErr w:type="spellStart"/>
      <w:r w:rsidRPr="00294AA8">
        <w:rPr>
          <w:rFonts w:ascii="Times New Roman" w:hAnsi="Times New Roman" w:cs="Times New Roman"/>
          <w:color w:val="000000" w:themeColor="text1"/>
        </w:rPr>
        <w:t>StoryMap</w:t>
      </w:r>
      <w:proofErr w:type="spellEnd"/>
      <w:r w:rsidRPr="00294AA8">
        <w:rPr>
          <w:rFonts w:ascii="Times New Roman" w:hAnsi="Times New Roman" w:cs="Times New Roman"/>
          <w:color w:val="000000" w:themeColor="text1"/>
        </w:rPr>
        <w:t xml:space="preserve"> and database.</w:t>
      </w:r>
      <w:r w:rsidR="000D2886" w:rsidRPr="00294AA8">
        <w:rPr>
          <w:rStyle w:val="EndnoteReference"/>
          <w:rFonts w:ascii="Times New Roman" w:hAnsi="Times New Roman" w:cs="Times New Roman"/>
          <w:color w:val="000000" w:themeColor="text1"/>
        </w:rPr>
        <w:endnoteReference w:id="15"/>
      </w:r>
      <w:r w:rsidRPr="00294AA8">
        <w:rPr>
          <w:rFonts w:ascii="Times New Roman" w:hAnsi="Times New Roman" w:cs="Times New Roman"/>
          <w:color w:val="000000" w:themeColor="text1"/>
        </w:rPr>
        <w:t xml:space="preserve"> </w:t>
      </w:r>
    </w:p>
    <w:p w14:paraId="43CF959C" w14:textId="452EC402" w:rsidR="009D2A69" w:rsidRPr="00294AA8" w:rsidRDefault="00D36F4A" w:rsidP="00A77366">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Our interviews were </w:t>
      </w:r>
      <w:r w:rsidR="00E32AD3" w:rsidRPr="00294AA8">
        <w:rPr>
          <w:rFonts w:ascii="Times New Roman" w:hAnsi="Times New Roman" w:cs="Times New Roman"/>
          <w:color w:val="000000" w:themeColor="text1"/>
        </w:rPr>
        <w:t xml:space="preserve">informal </w:t>
      </w:r>
      <w:r w:rsidR="00FF24E7" w:rsidRPr="00294AA8">
        <w:rPr>
          <w:rFonts w:ascii="Times New Roman" w:hAnsi="Times New Roman" w:cs="Times New Roman"/>
          <w:color w:val="000000" w:themeColor="text1"/>
        </w:rPr>
        <w:t xml:space="preserve">but </w:t>
      </w:r>
      <w:r w:rsidR="00EF2A4E" w:rsidRPr="00294AA8">
        <w:rPr>
          <w:rFonts w:ascii="Times New Roman" w:hAnsi="Times New Roman" w:cs="Times New Roman"/>
          <w:color w:val="000000" w:themeColor="text1"/>
        </w:rPr>
        <w:t>reflective of qualitative research</w:t>
      </w:r>
      <w:r w:rsidR="00707E6F" w:rsidRPr="00294AA8">
        <w:rPr>
          <w:rFonts w:ascii="Times New Roman" w:hAnsi="Times New Roman" w:cs="Times New Roman"/>
          <w:color w:val="000000" w:themeColor="text1"/>
        </w:rPr>
        <w:t xml:space="preserve"> </w:t>
      </w:r>
      <w:r w:rsidR="00260E5B" w:rsidRPr="00294AA8">
        <w:rPr>
          <w:rFonts w:ascii="Times New Roman" w:hAnsi="Times New Roman" w:cs="Times New Roman"/>
          <w:color w:val="000000" w:themeColor="text1"/>
        </w:rPr>
        <w:t>standards</w:t>
      </w:r>
      <w:r w:rsidRPr="00294AA8">
        <w:rPr>
          <w:rFonts w:ascii="Times New Roman" w:hAnsi="Times New Roman" w:cs="Times New Roman"/>
          <w:color w:val="000000" w:themeColor="text1"/>
        </w:rPr>
        <w:t xml:space="preserve">. We informed participants that they were not the subjects of our research, however, still requested their formal consent and asked the same set of semi-structured questions. </w:t>
      </w:r>
      <w:proofErr w:type="spellStart"/>
      <w:r w:rsidRPr="00294AA8">
        <w:rPr>
          <w:rFonts w:ascii="Times New Roman" w:hAnsi="Times New Roman" w:cs="Times New Roman"/>
          <w:color w:val="000000" w:themeColor="text1"/>
        </w:rPr>
        <w:t>Nahisha</w:t>
      </w:r>
      <w:proofErr w:type="spellEnd"/>
      <w:r w:rsidRPr="00294AA8">
        <w:rPr>
          <w:rFonts w:ascii="Times New Roman" w:hAnsi="Times New Roman" w:cs="Times New Roman"/>
          <w:color w:val="000000" w:themeColor="text1"/>
        </w:rPr>
        <w:t xml:space="preserve"> McCoy is </w:t>
      </w:r>
      <w:r w:rsidR="00997C10" w:rsidRPr="00294AA8">
        <w:rPr>
          <w:rFonts w:ascii="Times New Roman" w:hAnsi="Times New Roman" w:cs="Times New Roman"/>
          <w:color w:val="000000" w:themeColor="text1"/>
        </w:rPr>
        <w:t>the tenant association vice president</w:t>
      </w:r>
      <w:r w:rsidRPr="00294AA8">
        <w:rPr>
          <w:rFonts w:ascii="Times New Roman" w:hAnsi="Times New Roman" w:cs="Times New Roman"/>
          <w:color w:val="000000" w:themeColor="text1"/>
        </w:rPr>
        <w:t xml:space="preserve"> and </w:t>
      </w:r>
      <w:r w:rsidR="000421BF" w:rsidRPr="00294AA8">
        <w:rPr>
          <w:rFonts w:ascii="Times New Roman" w:hAnsi="Times New Roman" w:cs="Times New Roman"/>
          <w:color w:val="000000" w:themeColor="text1"/>
        </w:rPr>
        <w:t xml:space="preserve">a </w:t>
      </w:r>
      <w:r w:rsidRPr="00294AA8">
        <w:rPr>
          <w:rFonts w:ascii="Times New Roman" w:hAnsi="Times New Roman" w:cs="Times New Roman"/>
          <w:color w:val="000000" w:themeColor="text1"/>
        </w:rPr>
        <w:t xml:space="preserve">youth development </w:t>
      </w:r>
      <w:r w:rsidR="000F6138" w:rsidRPr="00294AA8">
        <w:rPr>
          <w:rFonts w:ascii="Times New Roman" w:hAnsi="Times New Roman" w:cs="Times New Roman"/>
          <w:color w:val="000000" w:themeColor="text1"/>
        </w:rPr>
        <w:t>leader</w:t>
      </w:r>
      <w:r w:rsidRPr="00294AA8">
        <w:rPr>
          <w:rFonts w:ascii="Times New Roman" w:hAnsi="Times New Roman" w:cs="Times New Roman"/>
          <w:color w:val="000000" w:themeColor="text1"/>
        </w:rPr>
        <w:t xml:space="preserve"> in the Red Hook Community of Brooklyn, New York. </w:t>
      </w:r>
      <w:r w:rsidR="00BE1C26" w:rsidRPr="00294AA8">
        <w:rPr>
          <w:rFonts w:ascii="Times New Roman" w:hAnsi="Times New Roman" w:cs="Times New Roman"/>
          <w:color w:val="000000" w:themeColor="text1"/>
        </w:rPr>
        <w:t>A</w:t>
      </w:r>
      <w:r w:rsidR="00BB6C57" w:rsidRPr="00294AA8">
        <w:rPr>
          <w:rFonts w:ascii="Times New Roman" w:hAnsi="Times New Roman" w:cs="Times New Roman"/>
          <w:color w:val="000000" w:themeColor="text1"/>
        </w:rPr>
        <w:t xml:space="preserve">. </w:t>
      </w:r>
      <w:r w:rsidR="00C221D2" w:rsidRPr="00294AA8">
        <w:rPr>
          <w:rFonts w:ascii="Times New Roman" w:hAnsi="Times New Roman" w:cs="Times New Roman"/>
          <w:color w:val="000000" w:themeColor="text1"/>
        </w:rPr>
        <w:t>A</w:t>
      </w:r>
      <w:r w:rsidR="00BE1C26" w:rsidRPr="00294AA8">
        <w:rPr>
          <w:rFonts w:ascii="Times New Roman" w:hAnsi="Times New Roman" w:cs="Times New Roman"/>
          <w:color w:val="000000" w:themeColor="text1"/>
        </w:rPr>
        <w:t>denike</w:t>
      </w:r>
      <w:r w:rsidR="00F65DA3" w:rsidRPr="00294AA8">
        <w:rPr>
          <w:rFonts w:ascii="Times New Roman" w:hAnsi="Times New Roman" w:cs="Times New Roman"/>
          <w:color w:val="000000" w:themeColor="text1"/>
        </w:rPr>
        <w:t xml:space="preserve"> Phillips is</w:t>
      </w:r>
      <w:r w:rsidR="00727D04" w:rsidRPr="00294AA8">
        <w:rPr>
          <w:rFonts w:ascii="Times New Roman" w:hAnsi="Times New Roman" w:cs="Times New Roman"/>
          <w:color w:val="000000" w:themeColor="text1"/>
        </w:rPr>
        <w:t xml:space="preserve"> </w:t>
      </w:r>
      <w:r w:rsidR="00296F18" w:rsidRPr="00294AA8">
        <w:rPr>
          <w:rFonts w:ascii="Times New Roman" w:hAnsi="Times New Roman" w:cs="Times New Roman"/>
          <w:color w:val="000000" w:themeColor="text1"/>
        </w:rPr>
        <w:t xml:space="preserve">a </w:t>
      </w:r>
      <w:r w:rsidR="00F93213" w:rsidRPr="00294AA8">
        <w:rPr>
          <w:rFonts w:ascii="Times New Roman" w:hAnsi="Times New Roman" w:cs="Times New Roman"/>
          <w:color w:val="000000" w:themeColor="text1"/>
        </w:rPr>
        <w:t xml:space="preserve">retired food scientist, educator, and </w:t>
      </w:r>
      <w:r w:rsidR="00296F18" w:rsidRPr="00294AA8">
        <w:rPr>
          <w:rFonts w:ascii="Times New Roman" w:hAnsi="Times New Roman" w:cs="Times New Roman"/>
          <w:color w:val="000000" w:themeColor="text1"/>
        </w:rPr>
        <w:t>poet</w:t>
      </w:r>
      <w:r w:rsidR="00DC1C9B" w:rsidRPr="00294AA8">
        <w:rPr>
          <w:rFonts w:ascii="Times New Roman" w:hAnsi="Times New Roman" w:cs="Times New Roman"/>
          <w:color w:val="000000" w:themeColor="text1"/>
        </w:rPr>
        <w:t>,</w:t>
      </w:r>
      <w:r w:rsidR="00296F18" w:rsidRPr="00294AA8">
        <w:rPr>
          <w:rFonts w:ascii="Times New Roman" w:hAnsi="Times New Roman" w:cs="Times New Roman"/>
          <w:color w:val="000000" w:themeColor="text1"/>
        </w:rPr>
        <w:t xml:space="preserve"> </w:t>
      </w:r>
      <w:r w:rsidR="00DC1C9B" w:rsidRPr="00294AA8">
        <w:rPr>
          <w:rFonts w:ascii="Times New Roman" w:hAnsi="Times New Roman" w:cs="Times New Roman"/>
          <w:color w:val="000000" w:themeColor="text1"/>
        </w:rPr>
        <w:t xml:space="preserve">who is </w:t>
      </w:r>
      <w:r w:rsidR="0003116E" w:rsidRPr="00294AA8">
        <w:rPr>
          <w:rFonts w:ascii="Times New Roman" w:hAnsi="Times New Roman" w:cs="Times New Roman"/>
          <w:color w:val="000000" w:themeColor="text1"/>
        </w:rPr>
        <w:t xml:space="preserve">writing </w:t>
      </w:r>
      <w:r w:rsidR="00291D59" w:rsidRPr="00294AA8">
        <w:rPr>
          <w:rFonts w:ascii="Times New Roman" w:hAnsi="Times New Roman" w:cs="Times New Roman"/>
          <w:color w:val="000000" w:themeColor="text1"/>
        </w:rPr>
        <w:t xml:space="preserve">a memoir about </w:t>
      </w:r>
      <w:r w:rsidR="001B0678" w:rsidRPr="00294AA8">
        <w:rPr>
          <w:rFonts w:ascii="Times New Roman" w:hAnsi="Times New Roman" w:cs="Times New Roman"/>
          <w:color w:val="000000" w:themeColor="text1"/>
        </w:rPr>
        <w:t xml:space="preserve">her family’s </w:t>
      </w:r>
      <w:r w:rsidR="00BE2721" w:rsidRPr="00294AA8">
        <w:rPr>
          <w:rFonts w:ascii="Times New Roman" w:hAnsi="Times New Roman" w:cs="Times New Roman"/>
          <w:color w:val="000000" w:themeColor="text1"/>
        </w:rPr>
        <w:t xml:space="preserve">experience as one of the first </w:t>
      </w:r>
      <w:r w:rsidR="00197A9A" w:rsidRPr="00294AA8">
        <w:rPr>
          <w:rFonts w:ascii="Times New Roman" w:hAnsi="Times New Roman" w:cs="Times New Roman"/>
          <w:color w:val="000000" w:themeColor="text1"/>
        </w:rPr>
        <w:t xml:space="preserve">tenants of </w:t>
      </w:r>
      <w:r w:rsidR="00F526DB" w:rsidRPr="00294AA8">
        <w:rPr>
          <w:rFonts w:ascii="Times New Roman" w:hAnsi="Times New Roman" w:cs="Times New Roman"/>
          <w:color w:val="000000" w:themeColor="text1"/>
        </w:rPr>
        <w:t xml:space="preserve">James M. </w:t>
      </w:r>
      <w:r w:rsidR="00197A9A" w:rsidRPr="00294AA8">
        <w:rPr>
          <w:rFonts w:ascii="Times New Roman" w:hAnsi="Times New Roman" w:cs="Times New Roman"/>
          <w:color w:val="000000" w:themeColor="text1"/>
        </w:rPr>
        <w:t xml:space="preserve">Baxter Terrace Housing </w:t>
      </w:r>
      <w:r w:rsidR="00F526DB" w:rsidRPr="00294AA8">
        <w:rPr>
          <w:rFonts w:ascii="Times New Roman" w:hAnsi="Times New Roman" w:cs="Times New Roman"/>
          <w:color w:val="000000" w:themeColor="text1"/>
        </w:rPr>
        <w:t xml:space="preserve">in Newark, New Jersey.  Although Phillips never lived there herself, she has a photograph of her father standing in front of the painted entrance, the same entrance preserved (in part) by the Smithsonian Museum of African American History and Culture. </w:t>
      </w:r>
      <w:r w:rsidRPr="00294AA8">
        <w:rPr>
          <w:rFonts w:ascii="Times New Roman" w:hAnsi="Times New Roman" w:cs="Times New Roman"/>
          <w:color w:val="000000" w:themeColor="text1"/>
        </w:rPr>
        <w:t>Kemp is a</w:t>
      </w:r>
      <w:r w:rsidR="00633AFD" w:rsidRPr="00294AA8">
        <w:rPr>
          <w:rFonts w:ascii="Times New Roman" w:hAnsi="Times New Roman" w:cs="Times New Roman"/>
          <w:color w:val="000000" w:themeColor="text1"/>
        </w:rPr>
        <w:t xml:space="preserve"> former resident </w:t>
      </w:r>
      <w:r w:rsidR="002744EC" w:rsidRPr="00294AA8">
        <w:rPr>
          <w:rFonts w:ascii="Times New Roman" w:hAnsi="Times New Roman" w:cs="Times New Roman"/>
          <w:color w:val="000000" w:themeColor="text1"/>
        </w:rPr>
        <w:t xml:space="preserve">of </w:t>
      </w:r>
      <w:r w:rsidR="00A52F0B" w:rsidRPr="00294AA8">
        <w:rPr>
          <w:rFonts w:ascii="Times New Roman" w:hAnsi="Times New Roman" w:cs="Times New Roman"/>
          <w:color w:val="000000" w:themeColor="text1"/>
        </w:rPr>
        <w:t>Brooklyn’s</w:t>
      </w:r>
      <w:r w:rsidR="009019C2" w:rsidRPr="00294AA8">
        <w:rPr>
          <w:rFonts w:ascii="Times New Roman" w:hAnsi="Times New Roman" w:cs="Times New Roman"/>
          <w:color w:val="000000" w:themeColor="text1"/>
        </w:rPr>
        <w:t xml:space="preserve"> Marlboro Houses</w:t>
      </w:r>
      <w:r w:rsidR="00CF0612" w:rsidRPr="00294AA8">
        <w:rPr>
          <w:rFonts w:ascii="Times New Roman" w:hAnsi="Times New Roman" w:cs="Times New Roman"/>
          <w:color w:val="000000" w:themeColor="text1"/>
        </w:rPr>
        <w:t xml:space="preserve">, </w:t>
      </w:r>
      <w:r w:rsidR="00A52F0B" w:rsidRPr="00294AA8">
        <w:rPr>
          <w:rFonts w:ascii="Times New Roman" w:hAnsi="Times New Roman" w:cs="Times New Roman"/>
          <w:color w:val="000000" w:themeColor="text1"/>
        </w:rPr>
        <w:t xml:space="preserve">a musician/artist, </w:t>
      </w:r>
      <w:r w:rsidR="009019C2" w:rsidRPr="00294AA8">
        <w:rPr>
          <w:rFonts w:ascii="Times New Roman" w:hAnsi="Times New Roman" w:cs="Times New Roman"/>
          <w:color w:val="000000" w:themeColor="text1"/>
        </w:rPr>
        <w:t>and</w:t>
      </w:r>
      <w:r w:rsidR="00633AFD" w:rsidRPr="00294AA8">
        <w:rPr>
          <w:rFonts w:ascii="Times New Roman" w:hAnsi="Times New Roman" w:cs="Times New Roman"/>
          <w:color w:val="000000" w:themeColor="text1"/>
        </w:rPr>
        <w:t xml:space="preserve"> </w:t>
      </w:r>
      <w:r w:rsidR="00C960E3" w:rsidRPr="00294AA8">
        <w:rPr>
          <w:rFonts w:ascii="Times New Roman" w:hAnsi="Times New Roman" w:cs="Times New Roman"/>
          <w:color w:val="000000" w:themeColor="text1"/>
        </w:rPr>
        <w:t>has worked as a</w:t>
      </w:r>
      <w:r w:rsidRPr="00294AA8">
        <w:rPr>
          <w:rFonts w:ascii="Times New Roman" w:hAnsi="Times New Roman" w:cs="Times New Roman"/>
          <w:color w:val="000000" w:themeColor="text1"/>
        </w:rPr>
        <w:t xml:space="preserve"> garden coordinator</w:t>
      </w:r>
      <w:r w:rsidR="00633AFD" w:rsidRPr="00294AA8">
        <w:rPr>
          <w:rFonts w:ascii="Times New Roman" w:hAnsi="Times New Roman" w:cs="Times New Roman"/>
          <w:color w:val="000000" w:themeColor="text1"/>
        </w:rPr>
        <w:t xml:space="preserve"> </w:t>
      </w:r>
      <w:r w:rsidR="00691988" w:rsidRPr="00294AA8">
        <w:rPr>
          <w:rFonts w:ascii="Times New Roman" w:hAnsi="Times New Roman" w:cs="Times New Roman"/>
          <w:color w:val="000000" w:themeColor="text1"/>
        </w:rPr>
        <w:t>for a non-profit</w:t>
      </w:r>
      <w:r w:rsidRPr="00294AA8">
        <w:rPr>
          <w:rFonts w:ascii="Times New Roman" w:hAnsi="Times New Roman" w:cs="Times New Roman"/>
          <w:color w:val="000000" w:themeColor="text1"/>
        </w:rPr>
        <w:t xml:space="preserve"> that develops farms in public housing courtyards. </w:t>
      </w:r>
      <w:r w:rsidR="00CB0CC9" w:rsidRPr="00294AA8">
        <w:rPr>
          <w:rFonts w:ascii="Times New Roman" w:hAnsi="Times New Roman" w:cs="Times New Roman"/>
          <w:color w:val="000000" w:themeColor="text1"/>
        </w:rPr>
        <w:t xml:space="preserve">We shared both the </w:t>
      </w:r>
      <w:proofErr w:type="spellStart"/>
      <w:proofErr w:type="gramStart"/>
      <w:r w:rsidR="00CB0CC9" w:rsidRPr="00294AA8">
        <w:rPr>
          <w:rFonts w:ascii="Times New Roman" w:hAnsi="Times New Roman" w:cs="Times New Roman"/>
          <w:color w:val="000000" w:themeColor="text1"/>
        </w:rPr>
        <w:t>StoryMap</w:t>
      </w:r>
      <w:proofErr w:type="spellEnd"/>
      <w:proofErr w:type="gramEnd"/>
      <w:r w:rsidR="00CB0CC9" w:rsidRPr="00294AA8">
        <w:rPr>
          <w:rFonts w:ascii="Times New Roman" w:hAnsi="Times New Roman" w:cs="Times New Roman"/>
          <w:color w:val="000000" w:themeColor="text1"/>
        </w:rPr>
        <w:t xml:space="preserve"> and the data set behind it. </w:t>
      </w:r>
      <w:r w:rsidR="009D2A69" w:rsidRPr="00294AA8">
        <w:rPr>
          <w:rFonts w:ascii="Times New Roman" w:hAnsi="Times New Roman" w:cs="Times New Roman"/>
          <w:color w:val="000000" w:themeColor="text1"/>
        </w:rPr>
        <w:t xml:space="preserve">Their responses were overwhelmingly positive; in addition, </w:t>
      </w:r>
      <w:r w:rsidR="009D2A69" w:rsidRPr="00294AA8">
        <w:rPr>
          <w:rFonts w:ascii="Times New Roman" w:hAnsi="Times New Roman" w:cs="Times New Roman"/>
          <w:color w:val="000000" w:themeColor="text1"/>
        </w:rPr>
        <w:lastRenderedPageBreak/>
        <w:t xml:space="preserve">they provided invaluable feedback on the design, user friendliness, and potential engagement opportunities for the site. They also provided critical insight that have informed edits to our metatags and our thinking about future content development. For example, Chantel Kemp noted that in the service of language and justice, many advocates and activists are moving away from the language of “housing project,” despite this moniker being proliferate in the 1980s and </w:t>
      </w:r>
      <w:r w:rsidR="009B0003" w:rsidRPr="00294AA8">
        <w:rPr>
          <w:rFonts w:ascii="Times New Roman" w:hAnsi="Times New Roman" w:cs="Times New Roman"/>
          <w:color w:val="000000" w:themeColor="text1"/>
        </w:rPr>
        <w:t>1990s</w:t>
      </w:r>
      <w:r w:rsidR="009D2A69" w:rsidRPr="00294AA8">
        <w:rPr>
          <w:rFonts w:ascii="Times New Roman" w:hAnsi="Times New Roman" w:cs="Times New Roman"/>
          <w:color w:val="000000" w:themeColor="text1"/>
        </w:rPr>
        <w:t>. Her commentary led to us immediately update our database with the language revision, “public housing communities.”</w:t>
      </w:r>
      <w:r w:rsidR="00A76F81" w:rsidRPr="00294AA8">
        <w:rPr>
          <w:rFonts w:ascii="Times New Roman" w:hAnsi="Times New Roman" w:cs="Times New Roman"/>
          <w:color w:val="000000" w:themeColor="text1"/>
        </w:rPr>
        <w:t xml:space="preserve"> </w:t>
      </w:r>
      <w:r w:rsidR="006063B9" w:rsidRPr="00294AA8">
        <w:rPr>
          <w:rFonts w:ascii="Times New Roman" w:hAnsi="Times New Roman" w:cs="Times New Roman"/>
          <w:color w:val="000000" w:themeColor="text1"/>
        </w:rPr>
        <w:t xml:space="preserve">We </w:t>
      </w:r>
      <w:r w:rsidR="00E75E2D" w:rsidRPr="00294AA8">
        <w:rPr>
          <w:rFonts w:ascii="Times New Roman" w:hAnsi="Times New Roman" w:cs="Times New Roman"/>
          <w:color w:val="000000" w:themeColor="text1"/>
        </w:rPr>
        <w:t>hypothesized</w:t>
      </w:r>
      <w:r w:rsidR="00A76F81" w:rsidRPr="00294AA8">
        <w:rPr>
          <w:rFonts w:ascii="Times New Roman" w:hAnsi="Times New Roman" w:cs="Times New Roman"/>
          <w:color w:val="000000" w:themeColor="text1"/>
        </w:rPr>
        <w:t xml:space="preserve"> that the three would be most interested in the different locations represented on the </w:t>
      </w:r>
      <w:proofErr w:type="spellStart"/>
      <w:r w:rsidR="00A76F81" w:rsidRPr="00294AA8">
        <w:rPr>
          <w:rFonts w:ascii="Times New Roman" w:hAnsi="Times New Roman" w:cs="Times New Roman"/>
          <w:color w:val="000000" w:themeColor="text1"/>
        </w:rPr>
        <w:t>StoryMap</w:t>
      </w:r>
      <w:proofErr w:type="spellEnd"/>
      <w:r w:rsidR="00A76F81" w:rsidRPr="00294AA8">
        <w:rPr>
          <w:rFonts w:ascii="Times New Roman" w:hAnsi="Times New Roman" w:cs="Times New Roman"/>
          <w:color w:val="000000" w:themeColor="text1"/>
        </w:rPr>
        <w:t xml:space="preserve"> and what the novels have in common thematically. McCoy, Phillips, and Kemp were instead more specifically curious about the authors’ biographies, genre classifications, and the preservation of an accurate cultural history of public housing through photography and hyperlinked archives.</w:t>
      </w:r>
    </w:p>
    <w:p w14:paraId="0027C0AA" w14:textId="7645C6FA" w:rsidR="00D36F4A" w:rsidRPr="00294AA8" w:rsidRDefault="00D36F4A" w:rsidP="00331556">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McCoy, a published novelist, was surprised to learn how her novel, set in Red Hook, was classified by </w:t>
      </w:r>
      <w:proofErr w:type="spellStart"/>
      <w:r w:rsidRPr="00294AA8">
        <w:rPr>
          <w:rFonts w:ascii="Times New Roman" w:hAnsi="Times New Roman" w:cs="Times New Roman"/>
          <w:color w:val="000000" w:themeColor="text1"/>
        </w:rPr>
        <w:t>Worldcat</w:t>
      </w:r>
      <w:proofErr w:type="spellEnd"/>
      <w:r w:rsidRPr="00294AA8">
        <w:rPr>
          <w:rFonts w:ascii="Times New Roman" w:hAnsi="Times New Roman" w:cs="Times New Roman"/>
          <w:color w:val="000000" w:themeColor="text1"/>
        </w:rPr>
        <w:t xml:space="preserve">. (Because </w:t>
      </w:r>
      <w:proofErr w:type="spellStart"/>
      <w:r w:rsidRPr="00294AA8">
        <w:rPr>
          <w:rFonts w:ascii="Times New Roman" w:hAnsi="Times New Roman" w:cs="Times New Roman"/>
          <w:color w:val="000000" w:themeColor="text1"/>
        </w:rPr>
        <w:t>Worldcat</w:t>
      </w:r>
      <w:proofErr w:type="spellEnd"/>
      <w:r w:rsidRPr="00294AA8">
        <w:rPr>
          <w:rFonts w:ascii="Times New Roman" w:hAnsi="Times New Roman" w:cs="Times New Roman"/>
          <w:color w:val="000000" w:themeColor="text1"/>
        </w:rPr>
        <w:t xml:space="preserve"> did not include “Public Housing” as a related subject, the book did not show up in our previous searches.) McCoy framed her novel, </w:t>
      </w:r>
      <w:r w:rsidRPr="00294AA8">
        <w:rPr>
          <w:rFonts w:ascii="Times New Roman" w:hAnsi="Times New Roman" w:cs="Times New Roman"/>
          <w:i/>
          <w:iCs/>
          <w:color w:val="000000" w:themeColor="text1"/>
        </w:rPr>
        <w:t>You Showed Me</w:t>
      </w:r>
      <w:r w:rsidR="002744EC" w:rsidRPr="00294AA8">
        <w:rPr>
          <w:rFonts w:ascii="Times New Roman" w:hAnsi="Times New Roman" w:cs="Times New Roman"/>
          <w:color w:val="000000" w:themeColor="text1"/>
        </w:rPr>
        <w:t xml:space="preserve"> </w:t>
      </w:r>
      <w:r w:rsidR="002744EC" w:rsidRPr="00294AA8">
        <w:rPr>
          <w:rFonts w:ascii="Times New Roman" w:hAnsi="Times New Roman" w:cs="Times New Roman"/>
          <w:i/>
          <w:iCs/>
          <w:color w:val="000000" w:themeColor="text1"/>
        </w:rPr>
        <w:t>(2010),</w:t>
      </w:r>
      <w:r w:rsidRPr="00294AA8">
        <w:rPr>
          <w:rFonts w:ascii="Times New Roman" w:hAnsi="Times New Roman" w:cs="Times New Roman"/>
          <w:color w:val="000000" w:themeColor="text1"/>
        </w:rPr>
        <w:t xml:space="preserve"> as a story about a woman overcoming domestic abuse. She was comfortable with the subject headings “African American women,” “Love Stories,” and “Man-Woman Relationships” but expressed frustration with the tag, “Urban Fiction”</w:t>
      </w:r>
      <w:r w:rsidR="00363F9F"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w:t>
      </w:r>
      <w:r w:rsidR="00363F9F" w:rsidRPr="00294AA8">
        <w:rPr>
          <w:rFonts w:ascii="Times New Roman" w:hAnsi="Times New Roman" w:cs="Times New Roman"/>
          <w:color w:val="000000" w:themeColor="text1"/>
        </w:rPr>
        <w:t xml:space="preserve">I hate calling it urban fiction because it’s not urban fiction, it’s just fiction…Urban </w:t>
      </w:r>
      <w:r w:rsidR="00892750" w:rsidRPr="00294AA8">
        <w:rPr>
          <w:rFonts w:ascii="Times New Roman" w:hAnsi="Times New Roman" w:cs="Times New Roman"/>
          <w:color w:val="000000" w:themeColor="text1"/>
        </w:rPr>
        <w:t xml:space="preserve">means you live in </w:t>
      </w:r>
      <w:r w:rsidR="00480B50" w:rsidRPr="00294AA8">
        <w:rPr>
          <w:rFonts w:ascii="Times New Roman" w:hAnsi="Times New Roman" w:cs="Times New Roman"/>
          <w:color w:val="000000" w:themeColor="text1"/>
        </w:rPr>
        <w:t>‘</w:t>
      </w:r>
      <w:r w:rsidR="00892750" w:rsidRPr="00294AA8">
        <w:rPr>
          <w:rFonts w:ascii="Times New Roman" w:hAnsi="Times New Roman" w:cs="Times New Roman"/>
          <w:color w:val="000000" w:themeColor="text1"/>
        </w:rPr>
        <w:t>a bad Black community.</w:t>
      </w:r>
      <w:r w:rsidR="00480B50" w:rsidRPr="00294AA8">
        <w:rPr>
          <w:rFonts w:ascii="Times New Roman" w:hAnsi="Times New Roman" w:cs="Times New Roman"/>
          <w:color w:val="000000" w:themeColor="text1"/>
        </w:rPr>
        <w:t>’</w:t>
      </w:r>
      <w:r w:rsidR="00892750" w:rsidRPr="00294AA8">
        <w:rPr>
          <w:rFonts w:ascii="Times New Roman" w:hAnsi="Times New Roman" w:cs="Times New Roman"/>
          <w:color w:val="000000" w:themeColor="text1"/>
        </w:rPr>
        <w:t xml:space="preserve"> </w:t>
      </w:r>
      <w:r w:rsidR="007473BF" w:rsidRPr="00294AA8">
        <w:rPr>
          <w:rFonts w:ascii="Times New Roman" w:hAnsi="Times New Roman" w:cs="Times New Roman"/>
          <w:color w:val="000000" w:themeColor="text1"/>
        </w:rPr>
        <w:t>This book isn’t just for</w:t>
      </w:r>
      <w:r w:rsidR="00892750" w:rsidRPr="00294AA8">
        <w:rPr>
          <w:rFonts w:ascii="Times New Roman" w:hAnsi="Times New Roman" w:cs="Times New Roman"/>
          <w:color w:val="000000" w:themeColor="text1"/>
        </w:rPr>
        <w:t xml:space="preserve"> </w:t>
      </w:r>
      <w:r w:rsidR="00FB665B" w:rsidRPr="00294AA8">
        <w:rPr>
          <w:rFonts w:ascii="Times New Roman" w:hAnsi="Times New Roman" w:cs="Times New Roman"/>
          <w:color w:val="000000" w:themeColor="text1"/>
        </w:rPr>
        <w:t xml:space="preserve">the </w:t>
      </w:r>
      <w:r w:rsidR="00480B50" w:rsidRPr="00294AA8">
        <w:rPr>
          <w:rFonts w:ascii="Times New Roman" w:hAnsi="Times New Roman" w:cs="Times New Roman"/>
          <w:color w:val="000000" w:themeColor="text1"/>
        </w:rPr>
        <w:t xml:space="preserve">[so-called] </w:t>
      </w:r>
      <w:r w:rsidR="00FB665B" w:rsidRPr="00294AA8">
        <w:rPr>
          <w:rFonts w:ascii="Times New Roman" w:hAnsi="Times New Roman" w:cs="Times New Roman"/>
          <w:color w:val="000000" w:themeColor="text1"/>
        </w:rPr>
        <w:t>urban.</w:t>
      </w:r>
      <w:r w:rsidR="00F55545" w:rsidRPr="00294AA8">
        <w:rPr>
          <w:rFonts w:ascii="Times New Roman" w:hAnsi="Times New Roman" w:cs="Times New Roman"/>
          <w:color w:val="000000" w:themeColor="text1"/>
        </w:rPr>
        <w:t xml:space="preserve"> It’s for everybody.</w:t>
      </w:r>
      <w:r w:rsidRPr="00294AA8">
        <w:rPr>
          <w:rFonts w:ascii="Times New Roman" w:hAnsi="Times New Roman" w:cs="Times New Roman"/>
          <w:color w:val="000000" w:themeColor="text1"/>
        </w:rPr>
        <w:t>” McCoy says she would be comfortable with adding the subject, “Red Hook Community,”</w:t>
      </w:r>
      <w:r w:rsidR="00F806E9" w:rsidRPr="00294AA8">
        <w:rPr>
          <w:rFonts w:ascii="Times New Roman" w:hAnsi="Times New Roman" w:cs="Times New Roman"/>
          <w:color w:val="000000" w:themeColor="text1"/>
        </w:rPr>
        <w:t xml:space="preserve"> or “New York City Housing Authority,”</w:t>
      </w:r>
      <w:r w:rsidRPr="00294AA8">
        <w:rPr>
          <w:rFonts w:ascii="Times New Roman" w:hAnsi="Times New Roman" w:cs="Times New Roman"/>
          <w:color w:val="000000" w:themeColor="text1"/>
        </w:rPr>
        <w:t xml:space="preserve"> because at least then readers who could relate to its nuances </w:t>
      </w:r>
      <w:r w:rsidR="009B0003" w:rsidRPr="00294AA8">
        <w:rPr>
          <w:rFonts w:ascii="Times New Roman" w:hAnsi="Times New Roman" w:cs="Times New Roman"/>
          <w:color w:val="000000" w:themeColor="text1"/>
        </w:rPr>
        <w:t>w</w:t>
      </w:r>
      <w:r w:rsidR="00892750" w:rsidRPr="00294AA8">
        <w:rPr>
          <w:rFonts w:ascii="Times New Roman" w:hAnsi="Times New Roman" w:cs="Times New Roman"/>
          <w:color w:val="000000" w:themeColor="text1"/>
        </w:rPr>
        <w:t>ould still</w:t>
      </w:r>
      <w:r w:rsidRPr="00294AA8">
        <w:rPr>
          <w:rFonts w:ascii="Times New Roman" w:hAnsi="Times New Roman" w:cs="Times New Roman"/>
          <w:color w:val="000000" w:themeColor="text1"/>
        </w:rPr>
        <w:t xml:space="preserve"> be able to find the book. All three interviewees were excited about the potential of the project. Phillips said, </w:t>
      </w:r>
      <w:r w:rsidR="00F806E9" w:rsidRPr="00294AA8">
        <w:rPr>
          <w:rFonts w:ascii="Times New Roman" w:hAnsi="Times New Roman" w:cs="Times New Roman"/>
          <w:color w:val="000000" w:themeColor="text1"/>
        </w:rPr>
        <w:t xml:space="preserve">“I think making a site where potential storytellers can see that this has been done, </w:t>
      </w:r>
      <w:r w:rsidR="00C221D2" w:rsidRPr="00294AA8">
        <w:rPr>
          <w:rFonts w:ascii="Times New Roman" w:hAnsi="Times New Roman" w:cs="Times New Roman"/>
          <w:color w:val="000000" w:themeColor="text1"/>
        </w:rPr>
        <w:t xml:space="preserve">can </w:t>
      </w:r>
      <w:r w:rsidR="00F806E9" w:rsidRPr="00294AA8">
        <w:rPr>
          <w:rFonts w:ascii="Times New Roman" w:hAnsi="Times New Roman" w:cs="Times New Roman"/>
          <w:color w:val="000000" w:themeColor="text1"/>
        </w:rPr>
        <w:t xml:space="preserve">look at the </w:t>
      </w:r>
      <w:r w:rsidR="00F806E9" w:rsidRPr="00294AA8">
        <w:rPr>
          <w:rFonts w:ascii="Times New Roman" w:hAnsi="Times New Roman" w:cs="Times New Roman"/>
          <w:color w:val="000000" w:themeColor="text1"/>
        </w:rPr>
        <w:lastRenderedPageBreak/>
        <w:t xml:space="preserve">literature that’s out there and determine how they want to tell their story is a wonderful gift to give people.” </w:t>
      </w:r>
      <w:r w:rsidRPr="00294AA8">
        <w:rPr>
          <w:rFonts w:ascii="Times New Roman" w:hAnsi="Times New Roman" w:cs="Times New Roman"/>
          <w:color w:val="000000" w:themeColor="text1"/>
        </w:rPr>
        <w:t>Each interview concluded with collaborative brainstorming on what skills, work opportunities, and engagement options a future version of the site could offer</w:t>
      </w:r>
      <w:r w:rsidR="00E507DF" w:rsidRPr="00294AA8">
        <w:rPr>
          <w:rFonts w:ascii="Times New Roman" w:hAnsi="Times New Roman" w:cs="Times New Roman"/>
          <w:color w:val="000000" w:themeColor="text1"/>
        </w:rPr>
        <w:t xml:space="preserve"> to residents</w:t>
      </w:r>
      <w:r w:rsidR="00FE3622" w:rsidRPr="00294AA8">
        <w:rPr>
          <w:rFonts w:ascii="Times New Roman" w:hAnsi="Times New Roman" w:cs="Times New Roman"/>
          <w:color w:val="000000" w:themeColor="text1"/>
        </w:rPr>
        <w:t xml:space="preserve"> and future storytellers</w:t>
      </w:r>
      <w:r w:rsidRPr="00294AA8">
        <w:rPr>
          <w:rFonts w:ascii="Times New Roman" w:hAnsi="Times New Roman" w:cs="Times New Roman"/>
          <w:color w:val="000000" w:themeColor="text1"/>
        </w:rPr>
        <w:t xml:space="preserve">. Kemp </w:t>
      </w:r>
      <w:r w:rsidR="00646328" w:rsidRPr="00294AA8">
        <w:rPr>
          <w:rFonts w:ascii="Times New Roman" w:hAnsi="Times New Roman" w:cs="Times New Roman"/>
          <w:color w:val="000000" w:themeColor="text1"/>
        </w:rPr>
        <w:t>also</w:t>
      </w:r>
      <w:r w:rsidRPr="00294AA8">
        <w:rPr>
          <w:rFonts w:ascii="Times New Roman" w:hAnsi="Times New Roman" w:cs="Times New Roman"/>
          <w:color w:val="000000" w:themeColor="text1"/>
        </w:rPr>
        <w:t xml:space="preserve"> helped us greatly by </w:t>
      </w:r>
      <w:r w:rsidR="004F0728" w:rsidRPr="00294AA8">
        <w:rPr>
          <w:rFonts w:ascii="Times New Roman" w:hAnsi="Times New Roman" w:cs="Times New Roman"/>
          <w:color w:val="000000" w:themeColor="text1"/>
        </w:rPr>
        <w:t xml:space="preserve">signing on as a </w:t>
      </w:r>
      <w:r w:rsidR="00244378" w:rsidRPr="00294AA8">
        <w:rPr>
          <w:rFonts w:ascii="Times New Roman" w:hAnsi="Times New Roman" w:cs="Times New Roman"/>
          <w:color w:val="000000" w:themeColor="text1"/>
        </w:rPr>
        <w:t xml:space="preserve">paid </w:t>
      </w:r>
      <w:r w:rsidR="004F0728" w:rsidRPr="00294AA8">
        <w:rPr>
          <w:rFonts w:ascii="Times New Roman" w:hAnsi="Times New Roman" w:cs="Times New Roman"/>
          <w:color w:val="000000" w:themeColor="text1"/>
        </w:rPr>
        <w:t xml:space="preserve">vendor </w:t>
      </w:r>
      <w:r w:rsidR="008168C2" w:rsidRPr="00294AA8">
        <w:rPr>
          <w:rFonts w:ascii="Times New Roman" w:hAnsi="Times New Roman" w:cs="Times New Roman"/>
          <w:color w:val="000000" w:themeColor="text1"/>
        </w:rPr>
        <w:t xml:space="preserve">and </w:t>
      </w:r>
      <w:r w:rsidRPr="00294AA8">
        <w:rPr>
          <w:rFonts w:ascii="Times New Roman" w:hAnsi="Times New Roman" w:cs="Times New Roman"/>
          <w:color w:val="000000" w:themeColor="text1"/>
        </w:rPr>
        <w:t xml:space="preserve">redesigning the </w:t>
      </w:r>
      <w:proofErr w:type="spellStart"/>
      <w:r w:rsidRPr="00294AA8">
        <w:rPr>
          <w:rFonts w:ascii="Times New Roman" w:hAnsi="Times New Roman" w:cs="Times New Roman"/>
          <w:color w:val="000000" w:themeColor="text1"/>
        </w:rPr>
        <w:t>StoryMap</w:t>
      </w:r>
      <w:proofErr w:type="spellEnd"/>
      <w:r w:rsidRPr="00294AA8">
        <w:rPr>
          <w:rFonts w:ascii="Times New Roman" w:hAnsi="Times New Roman" w:cs="Times New Roman"/>
          <w:color w:val="000000" w:themeColor="text1"/>
        </w:rPr>
        <w:t xml:space="preserve"> to be more user friendly and structurally logical.</w:t>
      </w:r>
    </w:p>
    <w:p w14:paraId="70C1067F" w14:textId="77777777" w:rsidR="009B5E52" w:rsidRPr="00294AA8" w:rsidRDefault="009B5E52" w:rsidP="008F3A6C">
      <w:pPr>
        <w:spacing w:line="480" w:lineRule="auto"/>
        <w:rPr>
          <w:rFonts w:ascii="Times New Roman" w:hAnsi="Times New Roman" w:cs="Times New Roman"/>
          <w:b/>
          <w:bCs/>
          <w:color w:val="000000" w:themeColor="text1"/>
        </w:rPr>
      </w:pPr>
      <w:r w:rsidRPr="00294AA8">
        <w:rPr>
          <w:rFonts w:ascii="Times New Roman" w:hAnsi="Times New Roman" w:cs="Times New Roman"/>
          <w:b/>
          <w:bCs/>
          <w:color w:val="000000" w:themeColor="text1"/>
        </w:rPr>
        <w:t>Future Directions</w:t>
      </w:r>
    </w:p>
    <w:p w14:paraId="38232B07" w14:textId="5661E6A1" w:rsidR="009B5E52" w:rsidRPr="00294AA8" w:rsidRDefault="009B5E52" w:rsidP="00652CC2">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The initial phase of this research allures us with the potential cultural and scholarly impact of mapping public housing in literature. A widely used engagement tool, participatory mapping is</w:t>
      </w:r>
      <w:r w:rsidRPr="00294AA8">
        <w:rPr>
          <w:rFonts w:ascii="Times New Roman" w:hAnsi="Times New Roman" w:cs="Times New Roman"/>
          <w:b/>
          <w:bCs/>
          <w:color w:val="000000" w:themeColor="text1"/>
        </w:rPr>
        <w:t xml:space="preserve"> </w:t>
      </w:r>
      <w:r w:rsidRPr="00294AA8">
        <w:rPr>
          <w:rFonts w:ascii="Times New Roman" w:hAnsi="Times New Roman" w:cs="Times New Roman"/>
          <w:color w:val="000000" w:themeColor="text1"/>
        </w:rPr>
        <w:t>a visualization process that brings to life the uniqueness of a community by relying on community perceptions and knowledge about the place being mapped. Even when mediated or initiated by “intermediaries” (researchers, NGOs, or community activists) ideally, such projects are inclusive and democratic in their construction and the decision-making about what interests they will support (</w:t>
      </w:r>
      <w:r w:rsidR="006F1ED7" w:rsidRPr="00294AA8">
        <w:rPr>
          <w:rFonts w:ascii="Times New Roman" w:hAnsi="Times New Roman" w:cs="Times New Roman"/>
          <w:color w:val="000000" w:themeColor="text1"/>
        </w:rPr>
        <w:t>Corbett, Cochrane, and Gill,</w:t>
      </w:r>
      <w:r w:rsidRPr="00294AA8">
        <w:rPr>
          <w:rFonts w:ascii="Times New Roman" w:hAnsi="Times New Roman" w:cs="Times New Roman"/>
          <w:color w:val="000000" w:themeColor="text1"/>
        </w:rPr>
        <w:t xml:space="preserve"> 2016). Elwood (2002), however, raises the point that while projects that lead to more information access may have liberatory motivations, claims of community empowerment should be measured relative to how power is dispersed to the community at large.  </w:t>
      </w:r>
      <w:r w:rsidR="00F122CA" w:rsidRPr="00294AA8">
        <w:rPr>
          <w:rFonts w:ascii="Times New Roman" w:hAnsi="Times New Roman" w:cs="Times New Roman"/>
          <w:color w:val="000000" w:themeColor="text1"/>
        </w:rPr>
        <w:t>Shannon et. al</w:t>
      </w:r>
      <w:r w:rsidRPr="00294AA8">
        <w:rPr>
          <w:rFonts w:ascii="Times New Roman" w:hAnsi="Times New Roman" w:cs="Times New Roman"/>
          <w:color w:val="000000" w:themeColor="text1"/>
        </w:rPr>
        <w:t xml:space="preserve"> (2016) caution that significant factors to keep in mind with community mapping research are how trust is built and how impartiality is maintained. In addition, as Boulton (20</w:t>
      </w:r>
      <w:r w:rsidR="00746E5B" w:rsidRPr="00294AA8">
        <w:rPr>
          <w:rFonts w:ascii="Times New Roman" w:hAnsi="Times New Roman" w:cs="Times New Roman"/>
          <w:color w:val="000000" w:themeColor="text1"/>
        </w:rPr>
        <w:t>10</w:t>
      </w:r>
      <w:r w:rsidR="000D2886" w:rsidRPr="00294AA8">
        <w:rPr>
          <w:rFonts w:ascii="Times New Roman" w:hAnsi="Times New Roman" w:cs="Times New Roman"/>
          <w:color w:val="000000" w:themeColor="text1"/>
        </w:rPr>
        <w:t xml:space="preserve">, p. </w:t>
      </w:r>
      <w:r w:rsidR="00F122CA" w:rsidRPr="00294AA8">
        <w:rPr>
          <w:rFonts w:ascii="Times New Roman" w:hAnsi="Times New Roman" w:cs="Times New Roman"/>
          <w:color w:val="000000" w:themeColor="text1"/>
        </w:rPr>
        <w:t>3</w:t>
      </w:r>
      <w:r w:rsidRPr="00294AA8">
        <w:rPr>
          <w:rFonts w:ascii="Times New Roman" w:hAnsi="Times New Roman" w:cs="Times New Roman"/>
          <w:color w:val="000000" w:themeColor="text1"/>
        </w:rPr>
        <w:t xml:space="preserve">) argues, anything on the </w:t>
      </w:r>
      <w:proofErr w:type="spellStart"/>
      <w:r w:rsidRPr="00294AA8">
        <w:rPr>
          <w:rFonts w:ascii="Times New Roman" w:hAnsi="Times New Roman" w:cs="Times New Roman"/>
          <w:color w:val="000000" w:themeColor="text1"/>
        </w:rPr>
        <w:t>geoweb</w:t>
      </w:r>
      <w:proofErr w:type="spellEnd"/>
      <w:r w:rsidRPr="00294AA8">
        <w:rPr>
          <w:rFonts w:ascii="Times New Roman" w:hAnsi="Times New Roman" w:cs="Times New Roman"/>
          <w:color w:val="000000" w:themeColor="text1"/>
        </w:rPr>
        <w:t xml:space="preserve"> (with Google Maps being its predominant support structure) “invites fundamental questions about…division of </w:t>
      </w:r>
      <w:proofErr w:type="spellStart"/>
      <w:r w:rsidRPr="00294AA8">
        <w:rPr>
          <w:rFonts w:ascii="Times New Roman" w:hAnsi="Times New Roman" w:cs="Times New Roman"/>
          <w:color w:val="000000" w:themeColor="text1"/>
        </w:rPr>
        <w:t>labour</w:t>
      </w:r>
      <w:proofErr w:type="spellEnd"/>
      <w:r w:rsidRPr="00294AA8">
        <w:rPr>
          <w:rFonts w:ascii="Times New Roman" w:hAnsi="Times New Roman" w:cs="Times New Roman"/>
          <w:color w:val="000000" w:themeColor="text1"/>
        </w:rPr>
        <w:t>, participation, and community.” These questions include who will own the site and manage the data</w:t>
      </w:r>
      <w:r w:rsidR="002D1B35"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How do we (and should we) gauge the identity of participants and how will we (and should we) moderate comments and submissions? Furthermore, the increasing spatial invisibility of subsidized housing obscures the continued digital divide between higher ed and its </w:t>
      </w:r>
      <w:r w:rsidRPr="00294AA8">
        <w:rPr>
          <w:rFonts w:ascii="Times New Roman" w:hAnsi="Times New Roman" w:cs="Times New Roman"/>
          <w:color w:val="000000" w:themeColor="text1"/>
        </w:rPr>
        <w:lastRenderedPageBreak/>
        <w:t>surrounding populations, and we want to acknowledge that we realize that the amplification of residents’ digital and cultural literacies may contribute to that obscuration by distracting from persisting technological (and housing) inequities.</w:t>
      </w:r>
    </w:p>
    <w:p w14:paraId="48504CA2" w14:textId="3ECD1AE5" w:rsidR="00DC314C" w:rsidRPr="00294AA8" w:rsidRDefault="009B5E52" w:rsidP="00BC2CAF">
      <w:pPr>
        <w:spacing w:line="480" w:lineRule="auto"/>
        <w:ind w:firstLine="720"/>
        <w:rPr>
          <w:rFonts w:ascii="Times New Roman" w:hAnsi="Times New Roman" w:cs="Times New Roman"/>
          <w:color w:val="000000" w:themeColor="text1"/>
          <w:highlight w:val="yellow"/>
        </w:rPr>
      </w:pPr>
      <w:r w:rsidRPr="00294AA8">
        <w:rPr>
          <w:rFonts w:ascii="Times New Roman" w:hAnsi="Times New Roman" w:cs="Times New Roman"/>
          <w:color w:val="000000" w:themeColor="text1"/>
        </w:rPr>
        <w:t>But there is also the chance that this form of participatory map “widens the scope of reckoning” and recovery (Scott</w:t>
      </w:r>
      <w:r w:rsidR="00746E5B"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2021; Gallon</w:t>
      </w:r>
      <w:r w:rsidR="00746E5B"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2016) through its invitation for open-ended responses, self-narration, and creative analysis; we cannot predict, nor do we plan to censor critiques that may arise of interrelated systems that keep some communities on the margins.  </w:t>
      </w:r>
      <w:r w:rsidR="000D4A75" w:rsidRPr="00294AA8">
        <w:rPr>
          <w:rFonts w:ascii="Times New Roman" w:hAnsi="Times New Roman" w:cs="Times New Roman"/>
          <w:color w:val="000000" w:themeColor="text1"/>
        </w:rPr>
        <w:t>Recently, w</w:t>
      </w:r>
      <w:r w:rsidRPr="00294AA8">
        <w:rPr>
          <w:rFonts w:ascii="Times New Roman" w:hAnsi="Times New Roman" w:cs="Times New Roman"/>
          <w:color w:val="000000" w:themeColor="text1"/>
        </w:rPr>
        <w:t xml:space="preserve">e </w:t>
      </w:r>
      <w:r w:rsidR="000D4A75" w:rsidRPr="00294AA8">
        <w:rPr>
          <w:rFonts w:ascii="Times New Roman" w:hAnsi="Times New Roman" w:cs="Times New Roman"/>
          <w:color w:val="000000" w:themeColor="text1"/>
        </w:rPr>
        <w:t xml:space="preserve">applied for </w:t>
      </w:r>
      <w:r w:rsidRPr="00294AA8">
        <w:rPr>
          <w:rFonts w:ascii="Times New Roman" w:hAnsi="Times New Roman" w:cs="Times New Roman"/>
          <w:color w:val="000000" w:themeColor="text1"/>
        </w:rPr>
        <w:t>a</w:t>
      </w:r>
      <w:r w:rsidR="000D4A75" w:rsidRPr="00294AA8">
        <w:rPr>
          <w:rFonts w:ascii="Times New Roman" w:hAnsi="Times New Roman" w:cs="Times New Roman"/>
          <w:color w:val="000000" w:themeColor="text1"/>
        </w:rPr>
        <w:t xml:space="preserve"> seed</w:t>
      </w:r>
      <w:r w:rsidRPr="00294AA8">
        <w:rPr>
          <w:rFonts w:ascii="Times New Roman" w:hAnsi="Times New Roman" w:cs="Times New Roman"/>
          <w:color w:val="000000" w:themeColor="text1"/>
        </w:rPr>
        <w:t xml:space="preserve"> grant </w:t>
      </w:r>
      <w:r w:rsidR="00F57A91" w:rsidRPr="00294AA8">
        <w:rPr>
          <w:rFonts w:ascii="Times New Roman" w:hAnsi="Times New Roman" w:cs="Times New Roman"/>
          <w:color w:val="000000" w:themeColor="text1"/>
        </w:rPr>
        <w:t>to</w:t>
      </w:r>
      <w:r w:rsidRPr="00294AA8">
        <w:rPr>
          <w:rFonts w:ascii="Times New Roman" w:hAnsi="Times New Roman" w:cs="Times New Roman"/>
          <w:color w:val="000000" w:themeColor="text1"/>
        </w:rPr>
        <w:t xml:space="preserve"> provide stipends for residents</w:t>
      </w:r>
      <w:r w:rsidR="004554C3" w:rsidRPr="00294AA8">
        <w:rPr>
          <w:rFonts w:ascii="Times New Roman" w:hAnsi="Times New Roman" w:cs="Times New Roman"/>
          <w:color w:val="000000" w:themeColor="text1"/>
        </w:rPr>
        <w:t xml:space="preserve"> in Red Hook, Brooklyn,</w:t>
      </w:r>
      <w:r w:rsidRPr="00294AA8">
        <w:rPr>
          <w:rFonts w:ascii="Times New Roman" w:hAnsi="Times New Roman" w:cs="Times New Roman"/>
          <w:color w:val="000000" w:themeColor="text1"/>
        </w:rPr>
        <w:t xml:space="preserve"> </w:t>
      </w:r>
      <w:r w:rsidR="00332162" w:rsidRPr="00294AA8">
        <w:rPr>
          <w:rFonts w:ascii="Times New Roman" w:hAnsi="Times New Roman" w:cs="Times New Roman"/>
          <w:color w:val="000000" w:themeColor="text1"/>
        </w:rPr>
        <w:t xml:space="preserve">to participate in storytelling </w:t>
      </w:r>
      <w:r w:rsidR="00197D0C" w:rsidRPr="00294AA8">
        <w:rPr>
          <w:rFonts w:ascii="Times New Roman" w:hAnsi="Times New Roman" w:cs="Times New Roman"/>
          <w:color w:val="000000" w:themeColor="text1"/>
        </w:rPr>
        <w:t xml:space="preserve">and </w:t>
      </w:r>
      <w:r w:rsidR="00BB32D2" w:rsidRPr="00294AA8">
        <w:rPr>
          <w:rFonts w:ascii="Times New Roman" w:hAnsi="Times New Roman" w:cs="Times New Roman"/>
          <w:color w:val="000000" w:themeColor="text1"/>
        </w:rPr>
        <w:t xml:space="preserve">critical mapping </w:t>
      </w:r>
      <w:r w:rsidR="00332162" w:rsidRPr="00294AA8">
        <w:rPr>
          <w:rFonts w:ascii="Times New Roman" w:hAnsi="Times New Roman" w:cs="Times New Roman"/>
          <w:color w:val="000000" w:themeColor="text1"/>
        </w:rPr>
        <w:t>workshops</w:t>
      </w:r>
      <w:r w:rsidR="00BB32D2" w:rsidRPr="00294AA8">
        <w:rPr>
          <w:rFonts w:ascii="Times New Roman" w:hAnsi="Times New Roman" w:cs="Times New Roman"/>
          <w:color w:val="000000" w:themeColor="text1"/>
        </w:rPr>
        <w:t>.</w:t>
      </w:r>
      <w:r w:rsidR="004554C3" w:rsidRPr="00294AA8">
        <w:rPr>
          <w:rStyle w:val="EndnoteReference"/>
          <w:rFonts w:ascii="Times New Roman" w:hAnsi="Times New Roman" w:cs="Times New Roman"/>
          <w:color w:val="000000" w:themeColor="text1"/>
        </w:rPr>
        <w:endnoteReference w:id="16"/>
      </w:r>
      <w:r w:rsidR="00332162" w:rsidRPr="00294AA8">
        <w:rPr>
          <w:rFonts w:ascii="Times New Roman" w:hAnsi="Times New Roman" w:cs="Times New Roman"/>
          <w:color w:val="000000" w:themeColor="text1"/>
        </w:rPr>
        <w:t xml:space="preserve">  </w:t>
      </w:r>
      <w:r w:rsidR="00AB1523" w:rsidRPr="00294AA8">
        <w:rPr>
          <w:rFonts w:ascii="Times New Roman" w:hAnsi="Times New Roman" w:cs="Times New Roman"/>
          <w:color w:val="000000" w:themeColor="text1"/>
        </w:rPr>
        <w:t xml:space="preserve">The workshops </w:t>
      </w:r>
      <w:r w:rsidR="0062762C" w:rsidRPr="00294AA8">
        <w:rPr>
          <w:rFonts w:ascii="Times New Roman" w:hAnsi="Times New Roman" w:cs="Times New Roman"/>
          <w:color w:val="000000" w:themeColor="text1"/>
        </w:rPr>
        <w:t xml:space="preserve">would include </w:t>
      </w:r>
      <w:r w:rsidR="009C3A54" w:rsidRPr="00294AA8">
        <w:rPr>
          <w:rFonts w:ascii="Times New Roman" w:hAnsi="Times New Roman" w:cs="Times New Roman"/>
          <w:color w:val="000000" w:themeColor="text1"/>
        </w:rPr>
        <w:t xml:space="preserve">oral history, </w:t>
      </w:r>
      <w:r w:rsidRPr="00294AA8">
        <w:rPr>
          <w:rFonts w:ascii="Times New Roman" w:hAnsi="Times New Roman" w:cs="Times New Roman"/>
          <w:color w:val="000000" w:themeColor="text1"/>
        </w:rPr>
        <w:t>research, and</w:t>
      </w:r>
      <w:r w:rsidR="00A64E6C" w:rsidRPr="00294AA8">
        <w:rPr>
          <w:rFonts w:ascii="Times New Roman" w:hAnsi="Times New Roman" w:cs="Times New Roman"/>
          <w:color w:val="000000" w:themeColor="text1"/>
        </w:rPr>
        <w:t xml:space="preserve"> training in</w:t>
      </w:r>
      <w:r w:rsidRPr="00294AA8">
        <w:rPr>
          <w:rFonts w:ascii="Times New Roman" w:hAnsi="Times New Roman" w:cs="Times New Roman"/>
          <w:color w:val="000000" w:themeColor="text1"/>
        </w:rPr>
        <w:t xml:space="preserve"> technical skills</w:t>
      </w:r>
      <w:r w:rsidR="00A64E6C" w:rsidRPr="00294AA8">
        <w:rPr>
          <w:rFonts w:ascii="Times New Roman" w:hAnsi="Times New Roman" w:cs="Times New Roman"/>
          <w:color w:val="000000" w:themeColor="text1"/>
        </w:rPr>
        <w:t>,</w:t>
      </w:r>
      <w:r w:rsidR="00590B61" w:rsidRPr="00294AA8">
        <w:rPr>
          <w:rFonts w:ascii="Times New Roman" w:hAnsi="Times New Roman" w:cs="Times New Roman"/>
          <w:color w:val="000000" w:themeColor="text1"/>
        </w:rPr>
        <w:t xml:space="preserve"> component</w:t>
      </w:r>
      <w:r w:rsidR="001F245F" w:rsidRPr="00294AA8">
        <w:rPr>
          <w:rFonts w:ascii="Times New Roman" w:hAnsi="Times New Roman" w:cs="Times New Roman"/>
          <w:color w:val="000000" w:themeColor="text1"/>
        </w:rPr>
        <w:t>s</w:t>
      </w:r>
      <w:r w:rsidRPr="00294AA8">
        <w:rPr>
          <w:rFonts w:ascii="Times New Roman" w:hAnsi="Times New Roman" w:cs="Times New Roman"/>
          <w:color w:val="000000" w:themeColor="text1"/>
        </w:rPr>
        <w:t xml:space="preserve"> that </w:t>
      </w:r>
      <w:r w:rsidR="00506C15" w:rsidRPr="00294AA8">
        <w:rPr>
          <w:rFonts w:ascii="Times New Roman" w:hAnsi="Times New Roman" w:cs="Times New Roman"/>
          <w:color w:val="000000" w:themeColor="text1"/>
        </w:rPr>
        <w:t xml:space="preserve">resident leaders </w:t>
      </w:r>
      <w:r w:rsidR="004359C8" w:rsidRPr="00294AA8">
        <w:rPr>
          <w:rFonts w:ascii="Times New Roman" w:hAnsi="Times New Roman" w:cs="Times New Roman"/>
          <w:color w:val="000000" w:themeColor="text1"/>
        </w:rPr>
        <w:t xml:space="preserve">who worked with us on the proposal </w:t>
      </w:r>
      <w:r w:rsidR="00506C15" w:rsidRPr="00294AA8">
        <w:rPr>
          <w:rFonts w:ascii="Times New Roman" w:hAnsi="Times New Roman" w:cs="Times New Roman"/>
          <w:color w:val="000000" w:themeColor="text1"/>
        </w:rPr>
        <w:t>asked for</w:t>
      </w:r>
      <w:r w:rsidR="00185BF8" w:rsidRPr="00294AA8">
        <w:rPr>
          <w:rFonts w:ascii="Times New Roman" w:hAnsi="Times New Roman" w:cs="Times New Roman"/>
          <w:color w:val="000000" w:themeColor="text1"/>
        </w:rPr>
        <w:t xml:space="preserve">. </w:t>
      </w:r>
      <w:r w:rsidR="00562270" w:rsidRPr="00294AA8">
        <w:rPr>
          <w:rFonts w:ascii="Times New Roman" w:hAnsi="Times New Roman" w:cs="Times New Roman"/>
          <w:color w:val="000000" w:themeColor="text1"/>
        </w:rPr>
        <w:t>If we successfully attract grant funding for the participatory process we envision, we intend t</w:t>
      </w:r>
      <w:r w:rsidR="00AA1799" w:rsidRPr="00294AA8">
        <w:rPr>
          <w:rFonts w:ascii="Times New Roman" w:hAnsi="Times New Roman" w:cs="Times New Roman"/>
          <w:color w:val="000000" w:themeColor="text1"/>
        </w:rPr>
        <w:t xml:space="preserve">o </w:t>
      </w:r>
      <w:r w:rsidR="00072ABD" w:rsidRPr="00294AA8">
        <w:rPr>
          <w:rFonts w:ascii="Times New Roman" w:hAnsi="Times New Roman" w:cs="Times New Roman"/>
          <w:color w:val="000000" w:themeColor="text1"/>
        </w:rPr>
        <w:t xml:space="preserve">follow residents’ direction </w:t>
      </w:r>
      <w:r w:rsidR="00F863FA" w:rsidRPr="00294AA8">
        <w:rPr>
          <w:rFonts w:ascii="Times New Roman" w:hAnsi="Times New Roman" w:cs="Times New Roman"/>
          <w:color w:val="000000" w:themeColor="text1"/>
        </w:rPr>
        <w:t xml:space="preserve">as they build out </w:t>
      </w:r>
      <w:r w:rsidR="00C37193" w:rsidRPr="00294AA8">
        <w:rPr>
          <w:rFonts w:ascii="Times New Roman" w:hAnsi="Times New Roman" w:cs="Times New Roman"/>
          <w:color w:val="000000" w:themeColor="text1"/>
        </w:rPr>
        <w:t xml:space="preserve">Brooklyn on </w:t>
      </w:r>
      <w:r w:rsidR="00562270" w:rsidRPr="00294AA8">
        <w:rPr>
          <w:rFonts w:ascii="Times New Roman" w:hAnsi="Times New Roman" w:cs="Times New Roman"/>
          <w:color w:val="000000" w:themeColor="text1"/>
        </w:rPr>
        <w:t xml:space="preserve">the </w:t>
      </w:r>
      <w:r w:rsidR="00C37193" w:rsidRPr="00294AA8">
        <w:rPr>
          <w:rFonts w:ascii="Times New Roman" w:hAnsi="Times New Roman" w:cs="Times New Roman"/>
          <w:color w:val="000000" w:themeColor="text1"/>
        </w:rPr>
        <w:t xml:space="preserve">map </w:t>
      </w:r>
      <w:r w:rsidR="002E0BCD" w:rsidRPr="00294AA8">
        <w:rPr>
          <w:rFonts w:ascii="Times New Roman" w:hAnsi="Times New Roman" w:cs="Times New Roman"/>
          <w:color w:val="000000" w:themeColor="text1"/>
        </w:rPr>
        <w:t xml:space="preserve">and interweave </w:t>
      </w:r>
      <w:r w:rsidR="009541E1" w:rsidRPr="00294AA8">
        <w:rPr>
          <w:rFonts w:ascii="Times New Roman" w:hAnsi="Times New Roman" w:cs="Times New Roman"/>
          <w:color w:val="000000" w:themeColor="text1"/>
        </w:rPr>
        <w:t>the</w:t>
      </w:r>
      <w:r w:rsidR="008F4D34" w:rsidRPr="00294AA8">
        <w:rPr>
          <w:rFonts w:ascii="Times New Roman" w:hAnsi="Times New Roman" w:cs="Times New Roman"/>
          <w:color w:val="000000" w:themeColor="text1"/>
        </w:rPr>
        <w:t xml:space="preserve"> </w:t>
      </w:r>
      <w:r w:rsidR="00562270" w:rsidRPr="00294AA8">
        <w:rPr>
          <w:rFonts w:ascii="Times New Roman" w:hAnsi="Times New Roman" w:cs="Times New Roman"/>
          <w:color w:val="000000" w:themeColor="text1"/>
        </w:rPr>
        <w:t>localized knowledge</w:t>
      </w:r>
      <w:r w:rsidR="009541E1" w:rsidRPr="00294AA8">
        <w:rPr>
          <w:rFonts w:ascii="Times New Roman" w:hAnsi="Times New Roman" w:cs="Times New Roman"/>
          <w:color w:val="000000" w:themeColor="text1"/>
        </w:rPr>
        <w:t xml:space="preserve"> they bring to the table with literary context and revisionist metadata. </w:t>
      </w:r>
      <w:r w:rsidR="00EE29C8" w:rsidRPr="00294AA8">
        <w:rPr>
          <w:rFonts w:ascii="Times New Roman" w:hAnsi="Times New Roman" w:cs="Times New Roman"/>
          <w:color w:val="000000" w:themeColor="text1"/>
        </w:rPr>
        <w:t xml:space="preserve">In this way, </w:t>
      </w:r>
      <w:r w:rsidR="00367022" w:rsidRPr="00294AA8">
        <w:rPr>
          <w:rFonts w:ascii="Times New Roman" w:hAnsi="Times New Roman" w:cs="Times New Roman"/>
          <w:color w:val="000000" w:themeColor="text1"/>
        </w:rPr>
        <w:t>residents</w:t>
      </w:r>
      <w:r w:rsidR="00F05A29" w:rsidRPr="00294AA8">
        <w:rPr>
          <w:rFonts w:ascii="Times New Roman" w:hAnsi="Times New Roman" w:cs="Times New Roman"/>
          <w:color w:val="000000" w:themeColor="text1"/>
        </w:rPr>
        <w:t xml:space="preserve"> gain “capacity-building empowerment” (Elwood, 2002)</w:t>
      </w:r>
      <w:r w:rsidR="00261199" w:rsidRPr="00294AA8">
        <w:rPr>
          <w:rFonts w:ascii="Times New Roman" w:hAnsi="Times New Roman" w:cs="Times New Roman"/>
          <w:color w:val="000000" w:themeColor="text1"/>
        </w:rPr>
        <w:t>,</w:t>
      </w:r>
      <w:r w:rsidR="00BC2CAF" w:rsidRPr="00294AA8">
        <w:rPr>
          <w:rFonts w:ascii="Times New Roman" w:hAnsi="Times New Roman" w:cs="Times New Roman"/>
          <w:color w:val="000000" w:themeColor="text1"/>
        </w:rPr>
        <w:t xml:space="preserve"> </w:t>
      </w:r>
      <w:r w:rsidR="00475156" w:rsidRPr="00294AA8">
        <w:rPr>
          <w:rFonts w:ascii="Times New Roman" w:hAnsi="Times New Roman" w:cs="Times New Roman"/>
          <w:color w:val="000000" w:themeColor="text1"/>
        </w:rPr>
        <w:t>and we</w:t>
      </w:r>
      <w:r w:rsidR="00397246" w:rsidRPr="00294AA8">
        <w:rPr>
          <w:rFonts w:ascii="Times New Roman" w:hAnsi="Times New Roman" w:cs="Times New Roman"/>
          <w:color w:val="000000" w:themeColor="text1"/>
        </w:rPr>
        <w:t xml:space="preserve"> engage</w:t>
      </w:r>
      <w:r w:rsidR="000A2756" w:rsidRPr="00294AA8">
        <w:rPr>
          <w:rFonts w:ascii="Times New Roman" w:hAnsi="Times New Roman" w:cs="Times New Roman"/>
          <w:color w:val="000000" w:themeColor="text1"/>
        </w:rPr>
        <w:t xml:space="preserve"> </w:t>
      </w:r>
      <w:r w:rsidR="00397246" w:rsidRPr="00294AA8">
        <w:rPr>
          <w:rFonts w:ascii="Times New Roman" w:hAnsi="Times New Roman" w:cs="Times New Roman"/>
          <w:color w:val="000000" w:themeColor="text1"/>
        </w:rPr>
        <w:t>in digital humanities that</w:t>
      </w:r>
      <w:r w:rsidR="005D5842" w:rsidRPr="00294AA8">
        <w:rPr>
          <w:rFonts w:ascii="Times New Roman" w:hAnsi="Times New Roman" w:cs="Times New Roman"/>
          <w:color w:val="000000" w:themeColor="text1"/>
        </w:rPr>
        <w:t xml:space="preserve"> </w:t>
      </w:r>
      <w:r w:rsidR="0058331E" w:rsidRPr="00294AA8">
        <w:rPr>
          <w:rFonts w:ascii="Times New Roman" w:hAnsi="Times New Roman" w:cs="Times New Roman"/>
          <w:color w:val="000000" w:themeColor="text1"/>
        </w:rPr>
        <w:t>move</w:t>
      </w:r>
      <w:r w:rsidR="003D4B33" w:rsidRPr="00294AA8">
        <w:rPr>
          <w:rFonts w:ascii="Times New Roman" w:hAnsi="Times New Roman" w:cs="Times New Roman"/>
          <w:color w:val="000000" w:themeColor="text1"/>
        </w:rPr>
        <w:t>s</w:t>
      </w:r>
      <w:r w:rsidR="0058331E"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beyond the map</w:t>
      </w:r>
      <w:r w:rsidR="0058331E" w:rsidRPr="00294AA8">
        <w:rPr>
          <w:rFonts w:ascii="Times New Roman" w:hAnsi="Times New Roman" w:cs="Times New Roman"/>
          <w:color w:val="000000" w:themeColor="text1"/>
        </w:rPr>
        <w:t xml:space="preserve"> into social action</w:t>
      </w:r>
      <w:r w:rsidRPr="00294AA8">
        <w:rPr>
          <w:rFonts w:ascii="Times New Roman" w:hAnsi="Times New Roman" w:cs="Times New Roman"/>
          <w:color w:val="000000" w:themeColor="text1"/>
        </w:rPr>
        <w:t xml:space="preserve">. </w:t>
      </w:r>
    </w:p>
    <w:p w14:paraId="188EFF91" w14:textId="5CC52271" w:rsidR="00DD504C" w:rsidRPr="00294AA8" w:rsidRDefault="00DD504C" w:rsidP="00DD504C">
      <w:pPr>
        <w:spacing w:line="480" w:lineRule="auto"/>
        <w:rPr>
          <w:rFonts w:ascii="Times New Roman" w:hAnsi="Times New Roman" w:cs="Times New Roman"/>
          <w:b/>
          <w:bCs/>
          <w:color w:val="000000" w:themeColor="text1"/>
        </w:rPr>
      </w:pPr>
      <w:r w:rsidRPr="00294AA8">
        <w:rPr>
          <w:rFonts w:ascii="Times New Roman" w:hAnsi="Times New Roman" w:cs="Times New Roman"/>
          <w:b/>
          <w:bCs/>
          <w:color w:val="000000" w:themeColor="text1"/>
        </w:rPr>
        <w:t>Conclusion</w:t>
      </w:r>
    </w:p>
    <w:p w14:paraId="41055999" w14:textId="371C69A5" w:rsidR="000A0D93" w:rsidRPr="00294AA8" w:rsidRDefault="009B5E52" w:rsidP="00383517">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GIS tools have the power to elevate overlooked locations to our collective consciousness while democratizing mapping practices in the digital humanities. ArcMap, </w:t>
      </w:r>
      <w:proofErr w:type="spellStart"/>
      <w:r w:rsidRPr="00294AA8">
        <w:rPr>
          <w:rFonts w:ascii="Times New Roman" w:hAnsi="Times New Roman" w:cs="Times New Roman"/>
          <w:color w:val="000000" w:themeColor="text1"/>
        </w:rPr>
        <w:t>ArcGISPro</w:t>
      </w:r>
      <w:proofErr w:type="spellEnd"/>
      <w:r w:rsidRPr="00294AA8">
        <w:rPr>
          <w:rFonts w:ascii="Times New Roman" w:hAnsi="Times New Roman" w:cs="Times New Roman"/>
          <w:color w:val="000000" w:themeColor="text1"/>
        </w:rPr>
        <w:t xml:space="preserve">, Bing Maps, Google Earth, Tableau Public, and </w:t>
      </w:r>
      <w:proofErr w:type="spellStart"/>
      <w:r w:rsidRPr="00294AA8">
        <w:rPr>
          <w:rFonts w:ascii="Times New Roman" w:hAnsi="Times New Roman" w:cs="Times New Roman"/>
          <w:color w:val="000000" w:themeColor="text1"/>
        </w:rPr>
        <w:t>StoryMaps</w:t>
      </w:r>
      <w:proofErr w:type="spellEnd"/>
      <w:r w:rsidRPr="00294AA8">
        <w:rPr>
          <w:rFonts w:ascii="Times New Roman" w:hAnsi="Times New Roman" w:cs="Times New Roman"/>
          <w:color w:val="000000" w:themeColor="text1"/>
        </w:rPr>
        <w:t xml:space="preserve"> (</w:t>
      </w:r>
      <w:r w:rsidR="00DC30B5" w:rsidRPr="00294AA8">
        <w:rPr>
          <w:rFonts w:ascii="Times New Roman" w:hAnsi="Times New Roman" w:cs="Times New Roman"/>
          <w:color w:val="000000" w:themeColor="text1"/>
        </w:rPr>
        <w:t>now integrated into</w:t>
      </w:r>
      <w:r w:rsidRPr="00294AA8">
        <w:rPr>
          <w:rFonts w:ascii="Times New Roman" w:hAnsi="Times New Roman" w:cs="Times New Roman"/>
          <w:color w:val="000000" w:themeColor="text1"/>
        </w:rPr>
        <w:t xml:space="preserve"> ArcGIS) have expanded how humanities scholars can produce collaborative cartographic knowledge due to the extent to which digital mapping is free, public, and interactive. Platforms such as Tableau Public and </w:t>
      </w:r>
      <w:proofErr w:type="spellStart"/>
      <w:r w:rsidRPr="00294AA8">
        <w:rPr>
          <w:rFonts w:ascii="Times New Roman" w:hAnsi="Times New Roman" w:cs="Times New Roman"/>
          <w:color w:val="000000" w:themeColor="text1"/>
        </w:rPr>
        <w:t>StoryMaps</w:t>
      </w:r>
      <w:proofErr w:type="spellEnd"/>
      <w:proofErr w:type="gramStart"/>
      <w:r w:rsidRPr="00294AA8">
        <w:rPr>
          <w:rFonts w:ascii="Times New Roman" w:hAnsi="Times New Roman" w:cs="Times New Roman"/>
          <w:color w:val="000000" w:themeColor="text1"/>
        </w:rPr>
        <w:t>, in particular, enable</w:t>
      </w:r>
      <w:proofErr w:type="gramEnd"/>
      <w:r w:rsidRPr="00294AA8">
        <w:rPr>
          <w:rFonts w:ascii="Times New Roman" w:hAnsi="Times New Roman" w:cs="Times New Roman"/>
          <w:color w:val="000000" w:themeColor="text1"/>
        </w:rPr>
        <w:t xml:space="preserve"> creators to build dramatic visualizations of spatial data and </w:t>
      </w:r>
      <w:r w:rsidRPr="00294AA8">
        <w:rPr>
          <w:rFonts w:ascii="Times New Roman" w:hAnsi="Times New Roman" w:cs="Times New Roman"/>
          <w:color w:val="000000" w:themeColor="text1"/>
        </w:rPr>
        <w:lastRenderedPageBreak/>
        <w:t>invite crowdsourcing to deepen vernacular histories of various cultural topics. While these forms of mapping may collude with leftover enlightenment agendas</w:t>
      </w:r>
      <w:r w:rsidR="00BD46B7" w:rsidRPr="00294AA8">
        <w:rPr>
          <w:rFonts w:ascii="Times New Roman" w:hAnsi="Times New Roman" w:cs="Times New Roman"/>
          <w:color w:val="000000" w:themeColor="text1"/>
        </w:rPr>
        <w:t xml:space="preserve"> and the susceptibility to prioritizing representation over cartographic function</w:t>
      </w:r>
      <w:r w:rsidR="00435BC4" w:rsidRPr="00294AA8">
        <w:rPr>
          <w:rFonts w:ascii="Times New Roman" w:hAnsi="Times New Roman" w:cs="Times New Roman"/>
          <w:color w:val="000000" w:themeColor="text1"/>
        </w:rPr>
        <w:t xml:space="preserve">, </w:t>
      </w:r>
      <w:r w:rsidR="00B8415F" w:rsidRPr="00294AA8">
        <w:rPr>
          <w:rFonts w:ascii="Times New Roman" w:hAnsi="Times New Roman" w:cs="Times New Roman"/>
          <w:color w:val="000000" w:themeColor="text1"/>
        </w:rPr>
        <w:t xml:space="preserve">they also </w:t>
      </w:r>
      <w:r w:rsidR="00435BC4" w:rsidRPr="00294AA8">
        <w:rPr>
          <w:rFonts w:ascii="Times New Roman" w:hAnsi="Times New Roman" w:cs="Times New Roman"/>
          <w:color w:val="000000" w:themeColor="text1"/>
        </w:rPr>
        <w:t xml:space="preserve">offer potentially liberating ways of thinking about </w:t>
      </w:r>
      <w:r w:rsidR="00BD46B7" w:rsidRPr="00294AA8">
        <w:rPr>
          <w:rFonts w:ascii="Times New Roman" w:hAnsi="Times New Roman" w:cs="Times New Roman"/>
          <w:color w:val="000000" w:themeColor="text1"/>
        </w:rPr>
        <w:t>and</w:t>
      </w:r>
      <w:r w:rsidR="00435BC4" w:rsidRPr="00294AA8">
        <w:rPr>
          <w:rFonts w:ascii="Times New Roman" w:hAnsi="Times New Roman" w:cs="Times New Roman"/>
          <w:color w:val="000000" w:themeColor="text1"/>
        </w:rPr>
        <w:t xml:space="preserve"> commenting on spatial histories</w:t>
      </w:r>
      <w:r w:rsidRPr="00294AA8">
        <w:rPr>
          <w:rFonts w:ascii="Times New Roman" w:hAnsi="Times New Roman" w:cs="Times New Roman"/>
          <w:color w:val="000000" w:themeColor="text1"/>
        </w:rPr>
        <w:t xml:space="preserve"> (</w:t>
      </w:r>
      <w:proofErr w:type="spellStart"/>
      <w:r w:rsidRPr="00294AA8">
        <w:rPr>
          <w:rFonts w:ascii="Times New Roman" w:hAnsi="Times New Roman" w:cs="Times New Roman"/>
          <w:color w:val="000000" w:themeColor="text1"/>
        </w:rPr>
        <w:t>Caquard</w:t>
      </w:r>
      <w:proofErr w:type="spellEnd"/>
      <w:r w:rsidR="00746E5B"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2013; Corner</w:t>
      </w:r>
      <w:r w:rsidR="00746E5B" w:rsidRPr="00294AA8">
        <w:rPr>
          <w:rFonts w:ascii="Times New Roman" w:hAnsi="Times New Roman" w:cs="Times New Roman"/>
          <w:color w:val="000000" w:themeColor="text1"/>
        </w:rPr>
        <w:t>,</w:t>
      </w:r>
      <w:r w:rsidRPr="00294AA8">
        <w:rPr>
          <w:rFonts w:ascii="Times New Roman" w:hAnsi="Times New Roman" w:cs="Times New Roman"/>
          <w:color w:val="000000" w:themeColor="text1"/>
        </w:rPr>
        <w:t xml:space="preserve"> 2011).</w:t>
      </w:r>
      <w:r w:rsidR="00772D3E" w:rsidRPr="00294AA8">
        <w:rPr>
          <w:rStyle w:val="EndnoteReference"/>
          <w:rFonts w:ascii="Times New Roman" w:hAnsi="Times New Roman" w:cs="Times New Roman"/>
          <w:color w:val="000000" w:themeColor="text1"/>
        </w:rPr>
        <w:endnoteReference w:id="17"/>
      </w:r>
      <w:r w:rsidR="005641C0" w:rsidRPr="00294AA8">
        <w:rPr>
          <w:rFonts w:ascii="Times New Roman" w:hAnsi="Times New Roman" w:cs="Times New Roman"/>
          <w:color w:val="000000" w:themeColor="text1"/>
        </w:rPr>
        <w:t xml:space="preserve"> </w:t>
      </w:r>
      <w:r w:rsidR="00383517" w:rsidRPr="00294AA8">
        <w:rPr>
          <w:rFonts w:ascii="Times New Roman" w:hAnsi="Times New Roman" w:cs="Times New Roman"/>
          <w:color w:val="000000" w:themeColor="text1"/>
        </w:rPr>
        <w:t xml:space="preserve"> </w:t>
      </w:r>
      <w:r w:rsidRPr="00294AA8">
        <w:rPr>
          <w:rFonts w:ascii="Times New Roman" w:hAnsi="Times New Roman" w:cs="Times New Roman"/>
          <w:color w:val="000000" w:themeColor="text1"/>
        </w:rPr>
        <w:t>In this article, we discussed the use of ArcGIS/</w:t>
      </w:r>
      <w:proofErr w:type="spellStart"/>
      <w:r w:rsidRPr="00294AA8">
        <w:rPr>
          <w:rFonts w:ascii="Times New Roman" w:hAnsi="Times New Roman" w:cs="Times New Roman"/>
          <w:color w:val="000000" w:themeColor="text1"/>
        </w:rPr>
        <w:t>StoryMaps</w:t>
      </w:r>
      <w:proofErr w:type="spellEnd"/>
      <w:r w:rsidRPr="00294AA8">
        <w:rPr>
          <w:rFonts w:ascii="Times New Roman" w:hAnsi="Times New Roman" w:cs="Times New Roman"/>
          <w:color w:val="000000" w:themeColor="text1"/>
        </w:rPr>
        <w:t xml:space="preserve"> to </w:t>
      </w:r>
      <w:r w:rsidR="005B09D0" w:rsidRPr="00294AA8">
        <w:rPr>
          <w:rFonts w:ascii="Times New Roman" w:hAnsi="Times New Roman" w:cs="Times New Roman"/>
          <w:color w:val="000000" w:themeColor="text1"/>
        </w:rPr>
        <w:t>correlate</w:t>
      </w:r>
      <w:r w:rsidRPr="00294AA8">
        <w:rPr>
          <w:rFonts w:ascii="Times New Roman" w:hAnsi="Times New Roman" w:cs="Times New Roman"/>
          <w:color w:val="000000" w:themeColor="text1"/>
        </w:rPr>
        <w:t xml:space="preserve"> fictional narratives of public housing to </w:t>
      </w:r>
      <w:r w:rsidR="00E166FD" w:rsidRPr="00294AA8">
        <w:rPr>
          <w:rFonts w:ascii="Times New Roman" w:hAnsi="Times New Roman" w:cs="Times New Roman"/>
          <w:color w:val="000000" w:themeColor="text1"/>
        </w:rPr>
        <w:t>public housing’s</w:t>
      </w:r>
      <w:r w:rsidRPr="00294AA8">
        <w:rPr>
          <w:rFonts w:ascii="Times New Roman" w:hAnsi="Times New Roman" w:cs="Times New Roman"/>
          <w:color w:val="000000" w:themeColor="text1"/>
        </w:rPr>
        <w:t xml:space="preserve"> geospatial locations</w:t>
      </w:r>
      <w:r w:rsidR="00574B94" w:rsidRPr="00294AA8">
        <w:rPr>
          <w:rFonts w:ascii="Times New Roman" w:hAnsi="Times New Roman" w:cs="Times New Roman"/>
          <w:color w:val="000000" w:themeColor="text1"/>
        </w:rPr>
        <w:t>, whe</w:t>
      </w:r>
      <w:r w:rsidR="005D0202" w:rsidRPr="00294AA8">
        <w:rPr>
          <w:rFonts w:ascii="Times New Roman" w:hAnsi="Times New Roman" w:cs="Times New Roman"/>
          <w:color w:val="000000" w:themeColor="text1"/>
        </w:rPr>
        <w:t>re</w:t>
      </w:r>
      <w:r w:rsidR="00574B94" w:rsidRPr="00294AA8">
        <w:rPr>
          <w:rFonts w:ascii="Times New Roman" w:hAnsi="Times New Roman" w:cs="Times New Roman"/>
          <w:color w:val="000000" w:themeColor="text1"/>
        </w:rPr>
        <w:t xml:space="preserve"> possible</w:t>
      </w:r>
      <w:r w:rsidR="00F65191" w:rsidRPr="00294AA8">
        <w:rPr>
          <w:rFonts w:ascii="Times New Roman" w:hAnsi="Times New Roman" w:cs="Times New Roman"/>
          <w:color w:val="000000" w:themeColor="text1"/>
        </w:rPr>
        <w:t xml:space="preserve">. Through </w:t>
      </w:r>
      <w:r w:rsidR="00F10F70" w:rsidRPr="00294AA8">
        <w:rPr>
          <w:rFonts w:ascii="Times New Roman" w:hAnsi="Times New Roman" w:cs="Times New Roman"/>
          <w:color w:val="000000" w:themeColor="text1"/>
        </w:rPr>
        <w:t xml:space="preserve">a mini pilot of </w:t>
      </w:r>
      <w:r w:rsidR="00383517" w:rsidRPr="00294AA8">
        <w:rPr>
          <w:rFonts w:ascii="Times New Roman" w:hAnsi="Times New Roman" w:cs="Times New Roman"/>
          <w:color w:val="000000" w:themeColor="text1"/>
        </w:rPr>
        <w:t xml:space="preserve">the </w:t>
      </w:r>
      <w:proofErr w:type="spellStart"/>
      <w:r w:rsidR="00F10F70" w:rsidRPr="00294AA8">
        <w:rPr>
          <w:rFonts w:ascii="Times New Roman" w:hAnsi="Times New Roman" w:cs="Times New Roman"/>
          <w:color w:val="000000" w:themeColor="text1"/>
        </w:rPr>
        <w:t>StoryMap</w:t>
      </w:r>
      <w:proofErr w:type="spellEnd"/>
      <w:r w:rsidR="00F10F70" w:rsidRPr="00294AA8">
        <w:rPr>
          <w:rFonts w:ascii="Times New Roman" w:hAnsi="Times New Roman" w:cs="Times New Roman"/>
          <w:color w:val="000000" w:themeColor="text1"/>
        </w:rPr>
        <w:t>,</w:t>
      </w:r>
      <w:r w:rsidR="00383517" w:rsidRPr="00294AA8">
        <w:rPr>
          <w:rFonts w:ascii="Times New Roman" w:hAnsi="Times New Roman" w:cs="Times New Roman"/>
          <w:color w:val="000000" w:themeColor="text1"/>
        </w:rPr>
        <w:t xml:space="preserve"> “</w:t>
      </w:r>
      <w:r w:rsidR="004F58B4" w:rsidRPr="00294AA8">
        <w:rPr>
          <w:rFonts w:ascii="Times New Roman" w:hAnsi="Times New Roman" w:cs="Times New Roman"/>
          <w:color w:val="000000" w:themeColor="text1"/>
        </w:rPr>
        <w:t>Books, Maps, and Homeplace: Public Housing in Literature</w:t>
      </w:r>
      <w:r w:rsidR="00383517" w:rsidRPr="00294AA8">
        <w:rPr>
          <w:rFonts w:ascii="Times New Roman" w:hAnsi="Times New Roman" w:cs="Times New Roman"/>
          <w:color w:val="000000" w:themeColor="text1"/>
        </w:rPr>
        <w:t>,”</w:t>
      </w:r>
      <w:r w:rsidR="00F10F70" w:rsidRPr="00294AA8">
        <w:rPr>
          <w:rFonts w:ascii="Times New Roman" w:hAnsi="Times New Roman" w:cs="Times New Roman"/>
          <w:color w:val="000000" w:themeColor="text1"/>
        </w:rPr>
        <w:t xml:space="preserve"> </w:t>
      </w:r>
      <w:r w:rsidR="00127B4B" w:rsidRPr="00294AA8">
        <w:rPr>
          <w:rFonts w:ascii="Times New Roman" w:hAnsi="Times New Roman" w:cs="Times New Roman"/>
          <w:color w:val="000000" w:themeColor="text1"/>
        </w:rPr>
        <w:t xml:space="preserve">we solicited feedback </w:t>
      </w:r>
      <w:r w:rsidR="00FD7244" w:rsidRPr="00294AA8">
        <w:rPr>
          <w:rFonts w:ascii="Times New Roman" w:hAnsi="Times New Roman" w:cs="Times New Roman"/>
          <w:color w:val="000000" w:themeColor="text1"/>
        </w:rPr>
        <w:t xml:space="preserve">to verify whether </w:t>
      </w:r>
      <w:r w:rsidR="001F4D30" w:rsidRPr="00294AA8">
        <w:rPr>
          <w:rFonts w:ascii="Times New Roman" w:hAnsi="Times New Roman" w:cs="Times New Roman"/>
          <w:color w:val="000000" w:themeColor="text1"/>
        </w:rPr>
        <w:t>such a</w:t>
      </w:r>
      <w:r w:rsidR="002671BD" w:rsidRPr="00294AA8">
        <w:rPr>
          <w:rFonts w:ascii="Times New Roman" w:hAnsi="Times New Roman" w:cs="Times New Roman"/>
          <w:color w:val="000000" w:themeColor="text1"/>
        </w:rPr>
        <w:t xml:space="preserve"> data collection would even be </w:t>
      </w:r>
      <w:r w:rsidR="00EC64CE" w:rsidRPr="00294AA8">
        <w:rPr>
          <w:rFonts w:ascii="Times New Roman" w:hAnsi="Times New Roman" w:cs="Times New Roman"/>
          <w:color w:val="000000" w:themeColor="text1"/>
        </w:rPr>
        <w:t xml:space="preserve">of </w:t>
      </w:r>
      <w:r w:rsidR="002671BD" w:rsidRPr="00294AA8">
        <w:rPr>
          <w:rFonts w:ascii="Times New Roman" w:hAnsi="Times New Roman" w:cs="Times New Roman"/>
          <w:color w:val="000000" w:themeColor="text1"/>
        </w:rPr>
        <w:t>interest</w:t>
      </w:r>
      <w:r w:rsidR="00C554E2" w:rsidRPr="00294AA8">
        <w:rPr>
          <w:rFonts w:ascii="Times New Roman" w:hAnsi="Times New Roman" w:cs="Times New Roman"/>
          <w:color w:val="000000" w:themeColor="text1"/>
        </w:rPr>
        <w:t xml:space="preserve"> to </w:t>
      </w:r>
      <w:r w:rsidR="002F283B" w:rsidRPr="00294AA8">
        <w:rPr>
          <w:rFonts w:ascii="Times New Roman" w:hAnsi="Times New Roman" w:cs="Times New Roman"/>
          <w:color w:val="000000" w:themeColor="text1"/>
        </w:rPr>
        <w:t>critical constituents</w:t>
      </w:r>
      <w:r w:rsidR="000063D6" w:rsidRPr="00294AA8">
        <w:rPr>
          <w:rFonts w:ascii="Times New Roman" w:hAnsi="Times New Roman" w:cs="Times New Roman"/>
          <w:color w:val="000000" w:themeColor="text1"/>
        </w:rPr>
        <w:t xml:space="preserve">: public housing residents. </w:t>
      </w:r>
    </w:p>
    <w:p w14:paraId="03ADB0AE" w14:textId="19DF4BB4" w:rsidR="009B5E52" w:rsidRPr="00294AA8" w:rsidRDefault="00DA4A24" w:rsidP="00294AA8">
      <w:pPr>
        <w:spacing w:line="480" w:lineRule="auto"/>
        <w:ind w:firstLine="720"/>
        <w:rPr>
          <w:rFonts w:ascii="Times New Roman" w:hAnsi="Times New Roman" w:cs="Times New Roman"/>
          <w:color w:val="000000" w:themeColor="text1"/>
        </w:rPr>
      </w:pPr>
      <w:r w:rsidRPr="00294AA8">
        <w:rPr>
          <w:rFonts w:ascii="Times New Roman" w:hAnsi="Times New Roman" w:cs="Times New Roman"/>
          <w:color w:val="000000" w:themeColor="text1"/>
        </w:rPr>
        <w:t xml:space="preserve">Grounded in the interstices between LIS, literature, the social sciences, and GIS, the project stands to </w:t>
      </w:r>
      <w:r w:rsidR="00415320" w:rsidRPr="00294AA8">
        <w:rPr>
          <w:rFonts w:ascii="Times New Roman" w:hAnsi="Times New Roman" w:cs="Times New Roman"/>
          <w:color w:val="000000" w:themeColor="text1"/>
        </w:rPr>
        <w:t>add</w:t>
      </w:r>
      <w:r w:rsidRPr="00294AA8">
        <w:rPr>
          <w:rFonts w:ascii="Times New Roman" w:hAnsi="Times New Roman" w:cs="Times New Roman"/>
          <w:color w:val="000000" w:themeColor="text1"/>
        </w:rPr>
        <w:t xml:space="preserve"> significantly to interdisciplinary studies of public housing. </w:t>
      </w:r>
      <w:r w:rsidR="0061580A" w:rsidRPr="00294AA8">
        <w:rPr>
          <w:rFonts w:ascii="Times New Roman" w:hAnsi="Times New Roman" w:cs="Times New Roman"/>
          <w:color w:val="000000" w:themeColor="text1"/>
        </w:rPr>
        <w:t>Mapping public housing in literature and its geographic, historical, and generic diversity may counteract the double bind of obscuration, piquing more interest in engaging with these texts</w:t>
      </w:r>
      <w:r w:rsidR="007A5F3E" w:rsidRPr="00294AA8">
        <w:rPr>
          <w:rFonts w:ascii="Times New Roman" w:hAnsi="Times New Roman" w:cs="Times New Roman"/>
          <w:color w:val="000000" w:themeColor="text1"/>
        </w:rPr>
        <w:t>.</w:t>
      </w:r>
      <w:r w:rsidR="0061580A" w:rsidRPr="00294AA8">
        <w:rPr>
          <w:rFonts w:ascii="Times New Roman" w:hAnsi="Times New Roman" w:cs="Times New Roman"/>
          <w:color w:val="000000" w:themeColor="text1"/>
        </w:rPr>
        <w:t xml:space="preserve"> </w:t>
      </w:r>
      <w:r w:rsidR="007A5F3E" w:rsidRPr="00294AA8">
        <w:rPr>
          <w:rFonts w:ascii="Times New Roman" w:hAnsi="Times New Roman" w:cs="Times New Roman"/>
          <w:color w:val="000000" w:themeColor="text1"/>
        </w:rPr>
        <w:t>We assert that to increase accessibility and inform future representations of public housing</w:t>
      </w:r>
      <w:r w:rsidR="000F3E1A" w:rsidRPr="00294AA8">
        <w:rPr>
          <w:rFonts w:ascii="Times New Roman" w:hAnsi="Times New Roman" w:cs="Times New Roman"/>
          <w:color w:val="000000" w:themeColor="text1"/>
        </w:rPr>
        <w:t>,</w:t>
      </w:r>
      <w:r w:rsidR="007A5F3E" w:rsidRPr="00294AA8">
        <w:rPr>
          <w:rFonts w:ascii="Times New Roman" w:hAnsi="Times New Roman" w:cs="Times New Roman"/>
          <w:color w:val="000000" w:themeColor="text1"/>
        </w:rPr>
        <w:t xml:space="preserve"> “public housing” should be a uniformly applied metatag. </w:t>
      </w:r>
      <w:r w:rsidRPr="00294AA8">
        <w:rPr>
          <w:rFonts w:ascii="Times New Roman" w:hAnsi="Times New Roman" w:cs="Times New Roman"/>
          <w:color w:val="000000" w:themeColor="text1"/>
        </w:rPr>
        <w:t xml:space="preserve">Moreover, there is the </w:t>
      </w:r>
      <w:r w:rsidR="003656EB" w:rsidRPr="00294AA8">
        <w:rPr>
          <w:rFonts w:ascii="Times New Roman" w:hAnsi="Times New Roman" w:cs="Times New Roman"/>
          <w:color w:val="000000" w:themeColor="text1"/>
        </w:rPr>
        <w:t xml:space="preserve">potential </w:t>
      </w:r>
      <w:r w:rsidRPr="00294AA8">
        <w:rPr>
          <w:rFonts w:ascii="Times New Roman" w:hAnsi="Times New Roman" w:cs="Times New Roman"/>
          <w:color w:val="000000" w:themeColor="text1"/>
        </w:rPr>
        <w:t>to connect resident</w:t>
      </w:r>
      <w:r w:rsidR="003656EB" w:rsidRPr="00294AA8">
        <w:rPr>
          <w:rFonts w:ascii="Times New Roman" w:hAnsi="Times New Roman" w:cs="Times New Roman"/>
          <w:color w:val="000000" w:themeColor="text1"/>
        </w:rPr>
        <w:t>-writers</w:t>
      </w:r>
      <w:r w:rsidRPr="00294AA8">
        <w:rPr>
          <w:rFonts w:ascii="Times New Roman" w:hAnsi="Times New Roman" w:cs="Times New Roman"/>
          <w:color w:val="000000" w:themeColor="text1"/>
        </w:rPr>
        <w:t xml:space="preserve"> across the nation with one another and to authors who care about their communities. </w:t>
      </w:r>
    </w:p>
    <w:p w14:paraId="30FBB007" w14:textId="73A581A9" w:rsidR="0061580A" w:rsidRPr="00294AA8" w:rsidRDefault="000A0D93" w:rsidP="00294AA8">
      <w:pPr>
        <w:spacing w:line="480" w:lineRule="auto"/>
        <w:rPr>
          <w:rFonts w:ascii="Times New Roman" w:hAnsi="Times New Roman" w:cs="Times New Roman"/>
          <w:color w:val="000000" w:themeColor="text1"/>
        </w:rPr>
      </w:pPr>
      <w:r w:rsidRPr="00294AA8">
        <w:rPr>
          <w:rFonts w:ascii="Times New Roman" w:hAnsi="Times New Roman" w:cs="Times New Roman"/>
          <w:color w:val="000000" w:themeColor="text1"/>
        </w:rPr>
        <w:t xml:space="preserve">Every book is a map. Each of these maps contain invisible vectors that </w:t>
      </w:r>
      <w:r w:rsidR="003656EB" w:rsidRPr="00294AA8">
        <w:rPr>
          <w:rFonts w:ascii="Times New Roman" w:hAnsi="Times New Roman" w:cs="Times New Roman"/>
          <w:color w:val="000000" w:themeColor="text1"/>
        </w:rPr>
        <w:t xml:space="preserve">trace </w:t>
      </w:r>
      <w:r w:rsidRPr="00294AA8">
        <w:rPr>
          <w:rFonts w:ascii="Times New Roman" w:hAnsi="Times New Roman" w:cs="Times New Roman"/>
          <w:color w:val="000000" w:themeColor="text1"/>
        </w:rPr>
        <w:t>to shared and individual cultural memory, as well as to the real, imagined, and “fugitive” geographic knowledges embedded in the plot and context.</w:t>
      </w:r>
      <w:r w:rsidRPr="00294AA8">
        <w:rPr>
          <w:rStyle w:val="EndnoteReference"/>
          <w:rFonts w:ascii="Times New Roman" w:hAnsi="Times New Roman" w:cs="Times New Roman"/>
          <w:color w:val="000000" w:themeColor="text1"/>
        </w:rPr>
        <w:endnoteReference w:id="18"/>
      </w:r>
      <w:r w:rsidRPr="00294AA8">
        <w:rPr>
          <w:rFonts w:ascii="Times New Roman" w:hAnsi="Times New Roman" w:cs="Times New Roman"/>
          <w:color w:val="000000" w:themeColor="text1"/>
        </w:rPr>
        <w:t xml:space="preserve"> </w:t>
      </w:r>
      <w:r w:rsidR="00A90EE5" w:rsidRPr="00294AA8">
        <w:rPr>
          <w:rFonts w:ascii="Times New Roman" w:hAnsi="Times New Roman" w:cs="Times New Roman"/>
          <w:color w:val="000000" w:themeColor="text1"/>
        </w:rPr>
        <w:t>Ultimately, we hope th</w:t>
      </w:r>
      <w:r w:rsidR="003656EB" w:rsidRPr="00294AA8">
        <w:rPr>
          <w:rFonts w:ascii="Times New Roman" w:hAnsi="Times New Roman" w:cs="Times New Roman"/>
          <w:color w:val="000000" w:themeColor="text1"/>
        </w:rPr>
        <w:t>is</w:t>
      </w:r>
      <w:r w:rsidR="00A90EE5" w:rsidRPr="00294AA8">
        <w:rPr>
          <w:rFonts w:ascii="Times New Roman" w:hAnsi="Times New Roman" w:cs="Times New Roman"/>
          <w:color w:val="000000" w:themeColor="text1"/>
        </w:rPr>
        <w:t xml:space="preserve"> project will inspire stories yet to be told about a significant geography in the American landscape that—due to the dispersal of housing credit vouchers—is quite rhizomatic. </w:t>
      </w:r>
      <w:r w:rsidR="008E6359" w:rsidRPr="00294AA8">
        <w:rPr>
          <w:rFonts w:ascii="Times New Roman" w:hAnsi="Times New Roman" w:cs="Times New Roman"/>
          <w:color w:val="000000" w:themeColor="text1"/>
        </w:rPr>
        <w:t xml:space="preserve">Involving </w:t>
      </w:r>
      <w:r w:rsidR="00D71775" w:rsidRPr="00294AA8">
        <w:rPr>
          <w:rFonts w:ascii="Times New Roman" w:hAnsi="Times New Roman" w:cs="Times New Roman"/>
          <w:color w:val="000000" w:themeColor="text1"/>
        </w:rPr>
        <w:t>residents in the work</w:t>
      </w:r>
      <w:r w:rsidR="002C4790" w:rsidRPr="00294AA8">
        <w:rPr>
          <w:rFonts w:ascii="Times New Roman" w:hAnsi="Times New Roman" w:cs="Times New Roman"/>
          <w:color w:val="000000" w:themeColor="text1"/>
        </w:rPr>
        <w:t xml:space="preserve"> with open technologies and </w:t>
      </w:r>
      <w:r w:rsidR="00D71775" w:rsidRPr="00294AA8">
        <w:rPr>
          <w:rFonts w:ascii="Times New Roman" w:hAnsi="Times New Roman" w:cs="Times New Roman"/>
          <w:color w:val="000000" w:themeColor="text1"/>
        </w:rPr>
        <w:t xml:space="preserve">open </w:t>
      </w:r>
      <w:r w:rsidR="002C4790" w:rsidRPr="00294AA8">
        <w:rPr>
          <w:rFonts w:ascii="Times New Roman" w:hAnsi="Times New Roman" w:cs="Times New Roman"/>
          <w:color w:val="000000" w:themeColor="text1"/>
        </w:rPr>
        <w:t xml:space="preserve">data </w:t>
      </w:r>
      <w:r w:rsidR="00B039C4" w:rsidRPr="00294AA8">
        <w:rPr>
          <w:rFonts w:ascii="Times New Roman" w:hAnsi="Times New Roman" w:cs="Times New Roman"/>
          <w:color w:val="000000" w:themeColor="text1"/>
        </w:rPr>
        <w:t>of which they are the subject is one way</w:t>
      </w:r>
      <w:r w:rsidR="002C4790" w:rsidRPr="00294AA8">
        <w:rPr>
          <w:rFonts w:ascii="Times New Roman" w:hAnsi="Times New Roman" w:cs="Times New Roman"/>
          <w:color w:val="000000" w:themeColor="text1"/>
        </w:rPr>
        <w:t xml:space="preserve"> to promote the </w:t>
      </w:r>
      <w:r w:rsidR="002C4790" w:rsidRPr="00294AA8">
        <w:rPr>
          <w:rFonts w:ascii="Times New Roman" w:hAnsi="Times New Roman" w:cs="Times New Roman"/>
          <w:color w:val="000000" w:themeColor="text1"/>
        </w:rPr>
        <w:lastRenderedPageBreak/>
        <w:t>democratization of cartography</w:t>
      </w:r>
      <w:r w:rsidR="000A770C" w:rsidRPr="00294AA8">
        <w:rPr>
          <w:rFonts w:ascii="Times New Roman" w:hAnsi="Times New Roman" w:cs="Times New Roman"/>
          <w:color w:val="000000" w:themeColor="text1"/>
        </w:rPr>
        <w:t xml:space="preserve"> </w:t>
      </w:r>
      <w:r w:rsidR="00E73275" w:rsidRPr="00294AA8">
        <w:rPr>
          <w:rFonts w:ascii="Times New Roman" w:hAnsi="Times New Roman" w:cs="Times New Roman"/>
          <w:color w:val="000000" w:themeColor="text1"/>
        </w:rPr>
        <w:t>and</w:t>
      </w:r>
      <w:r w:rsidR="0061580A" w:rsidRPr="00294AA8">
        <w:rPr>
          <w:rFonts w:ascii="Times New Roman" w:hAnsi="Times New Roman" w:cs="Times New Roman"/>
          <w:color w:val="000000" w:themeColor="text1"/>
        </w:rPr>
        <w:t xml:space="preserve"> a more comprehensive understanding of the housing imaginary.</w:t>
      </w:r>
    </w:p>
    <w:p w14:paraId="0B0AE64D" w14:textId="429CD123" w:rsidR="000A0D93" w:rsidRPr="00294AA8" w:rsidRDefault="000A0D93" w:rsidP="000A0D93">
      <w:pPr>
        <w:spacing w:line="480" w:lineRule="auto"/>
        <w:ind w:firstLine="720"/>
        <w:rPr>
          <w:rFonts w:ascii="Times New Roman" w:hAnsi="Times New Roman" w:cs="Times New Roman"/>
          <w:color w:val="000000" w:themeColor="text1"/>
        </w:rPr>
      </w:pPr>
    </w:p>
    <w:p w14:paraId="527469BD" w14:textId="77777777" w:rsidR="000A0D93" w:rsidRPr="00294AA8" w:rsidRDefault="000A0D93" w:rsidP="008F3A6C">
      <w:pPr>
        <w:spacing w:line="480" w:lineRule="auto"/>
        <w:rPr>
          <w:rFonts w:ascii="Times New Roman" w:hAnsi="Times New Roman" w:cs="Times New Roman"/>
          <w:color w:val="000000" w:themeColor="text1"/>
        </w:rPr>
      </w:pPr>
    </w:p>
    <w:p w14:paraId="4B4D93D1" w14:textId="77777777" w:rsidR="00E3654E" w:rsidRPr="00294AA8" w:rsidRDefault="00E3654E" w:rsidP="008F3A6C">
      <w:pPr>
        <w:spacing w:line="480" w:lineRule="auto"/>
        <w:rPr>
          <w:rFonts w:ascii="Times New Roman" w:hAnsi="Times New Roman" w:cs="Times New Roman"/>
          <w:color w:val="000000" w:themeColor="text1"/>
        </w:rPr>
      </w:pPr>
    </w:p>
    <w:sectPr w:rsidR="00E3654E" w:rsidRPr="00294AA8" w:rsidSect="00433A4F">
      <w:endnotePr>
        <w:numFmt w:val="decimal"/>
      </w:end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D3DC3" w14:textId="77777777" w:rsidR="0080334C" w:rsidRDefault="0080334C" w:rsidP="008F3A6C">
      <w:r>
        <w:separator/>
      </w:r>
    </w:p>
  </w:endnote>
  <w:endnote w:type="continuationSeparator" w:id="0">
    <w:p w14:paraId="23C835C5" w14:textId="77777777" w:rsidR="0080334C" w:rsidRDefault="0080334C" w:rsidP="008F3A6C">
      <w:r>
        <w:continuationSeparator/>
      </w:r>
    </w:p>
  </w:endnote>
  <w:endnote w:id="1">
    <w:p w14:paraId="38D65B11" w14:textId="5696C54A" w:rsidR="00757077" w:rsidRPr="00657885" w:rsidRDefault="00757077" w:rsidP="00757077">
      <w:pPr>
        <w:pStyle w:val="EndnoteText"/>
        <w:jc w:val="center"/>
        <w:rPr>
          <w:rFonts w:ascii="Arial" w:hAnsi="Arial" w:cs="Arial"/>
          <w:b/>
          <w:bCs/>
          <w:sz w:val="22"/>
          <w:szCs w:val="22"/>
        </w:rPr>
      </w:pPr>
      <w:r w:rsidRPr="00657885">
        <w:rPr>
          <w:rFonts w:ascii="Arial" w:hAnsi="Arial" w:cs="Arial"/>
          <w:b/>
          <w:bCs/>
          <w:sz w:val="22"/>
          <w:szCs w:val="22"/>
        </w:rPr>
        <w:t>Notes</w:t>
      </w:r>
    </w:p>
    <w:p w14:paraId="7BC2349A" w14:textId="77777777" w:rsidR="00757077" w:rsidRPr="00757077" w:rsidRDefault="00757077">
      <w:pPr>
        <w:pStyle w:val="EndnoteText"/>
        <w:rPr>
          <w:rFonts w:ascii="Arial" w:hAnsi="Arial" w:cs="Arial"/>
          <w:sz w:val="16"/>
          <w:szCs w:val="16"/>
        </w:rPr>
      </w:pPr>
    </w:p>
    <w:p w14:paraId="0032B518" w14:textId="7E633F94" w:rsidR="00441C14" w:rsidRPr="00294AA8" w:rsidRDefault="00441C14">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Alex Kotlowitz is the author of the well-known nonfictional work, </w:t>
      </w:r>
      <w:r w:rsidRPr="00294AA8">
        <w:rPr>
          <w:rFonts w:ascii="Arial" w:hAnsi="Arial" w:cs="Arial"/>
          <w:i/>
          <w:iCs/>
        </w:rPr>
        <w:t xml:space="preserve">There Are No Children Here </w:t>
      </w:r>
      <w:r w:rsidR="00757077" w:rsidRPr="00294AA8">
        <w:rPr>
          <w:rFonts w:ascii="Arial" w:hAnsi="Arial" w:cs="Arial"/>
          <w:i/>
          <w:iCs/>
        </w:rPr>
        <w:t>(1991)</w:t>
      </w:r>
      <w:r w:rsidR="00757077" w:rsidRPr="00294AA8">
        <w:rPr>
          <w:rFonts w:ascii="Arial" w:hAnsi="Arial" w:cs="Arial"/>
        </w:rPr>
        <w:t xml:space="preserve">.  However, this quote is from his foreword to the oral history collection, </w:t>
      </w:r>
      <w:r w:rsidR="00757077" w:rsidRPr="00294AA8">
        <w:rPr>
          <w:rFonts w:ascii="Arial" w:hAnsi="Arial" w:cs="Arial"/>
          <w:i/>
          <w:iCs/>
        </w:rPr>
        <w:t>High Rise Stories: Voices from Chicago Public Housing</w:t>
      </w:r>
      <w:r w:rsidR="00757077" w:rsidRPr="00294AA8">
        <w:rPr>
          <w:rFonts w:ascii="Arial" w:hAnsi="Arial" w:cs="Arial"/>
        </w:rPr>
        <w:t xml:space="preserve"> </w:t>
      </w:r>
      <w:r w:rsidR="00757077" w:rsidRPr="00294AA8">
        <w:rPr>
          <w:rFonts w:ascii="Arial" w:hAnsi="Arial" w:cs="Arial"/>
          <w:i/>
          <w:iCs/>
        </w:rPr>
        <w:t>(2013)</w:t>
      </w:r>
      <w:r w:rsidR="00757077" w:rsidRPr="00294AA8">
        <w:rPr>
          <w:rFonts w:ascii="Arial" w:hAnsi="Arial" w:cs="Arial"/>
        </w:rPr>
        <w:t xml:space="preserve">, </w:t>
      </w:r>
      <w:r w:rsidR="00EB2470" w:rsidRPr="00294AA8">
        <w:rPr>
          <w:rFonts w:ascii="Arial" w:hAnsi="Arial" w:cs="Arial"/>
        </w:rPr>
        <w:t>edited by Audrey Petty.</w:t>
      </w:r>
    </w:p>
  </w:endnote>
  <w:endnote w:id="2">
    <w:p w14:paraId="09B06056" w14:textId="24E03972" w:rsidR="00D10C15" w:rsidRPr="00294AA8" w:rsidRDefault="00D10C15">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w:t>
      </w:r>
      <w:r w:rsidR="003D23BB" w:rsidRPr="00294AA8">
        <w:rPr>
          <w:rFonts w:ascii="Arial" w:hAnsi="Arial" w:cs="Arial"/>
        </w:rPr>
        <w:t xml:space="preserve">The current </w:t>
      </w:r>
      <w:r w:rsidR="00237759" w:rsidRPr="00294AA8">
        <w:rPr>
          <w:rFonts w:ascii="Arial" w:hAnsi="Arial" w:cs="Arial"/>
        </w:rPr>
        <w:t xml:space="preserve">version </w:t>
      </w:r>
      <w:r w:rsidR="003D23BB" w:rsidRPr="00294AA8">
        <w:rPr>
          <w:rFonts w:ascii="Arial" w:hAnsi="Arial" w:cs="Arial"/>
        </w:rPr>
        <w:t xml:space="preserve">of the </w:t>
      </w:r>
      <w:r w:rsidR="003D23BB" w:rsidRPr="00294AA8">
        <w:rPr>
          <w:rFonts w:ascii="Arial" w:hAnsi="Arial" w:cs="Arial"/>
        </w:rPr>
        <w:t xml:space="preserve">storymap is </w:t>
      </w:r>
      <w:r w:rsidR="00237759" w:rsidRPr="00294AA8">
        <w:rPr>
          <w:rFonts w:ascii="Arial" w:hAnsi="Arial" w:cs="Arial"/>
        </w:rPr>
        <w:t xml:space="preserve">titled </w:t>
      </w:r>
      <w:r w:rsidR="003D23BB" w:rsidRPr="00294AA8">
        <w:rPr>
          <w:rFonts w:ascii="Arial" w:hAnsi="Arial" w:cs="Arial"/>
        </w:rPr>
        <w:t>“</w:t>
      </w:r>
      <w:r w:rsidR="009975C3">
        <w:rPr>
          <w:rFonts w:ascii="Arial" w:hAnsi="Arial" w:cs="Arial"/>
        </w:rPr>
        <w:t xml:space="preserve">Books, Maps, and Homeplace: </w:t>
      </w:r>
      <w:r w:rsidR="003D23BB" w:rsidRPr="00294AA8">
        <w:rPr>
          <w:rFonts w:ascii="Arial" w:hAnsi="Arial" w:cs="Arial"/>
        </w:rPr>
        <w:t>Public Housing in Literature</w:t>
      </w:r>
      <w:r w:rsidR="00237759" w:rsidRPr="00294AA8">
        <w:rPr>
          <w:rFonts w:ascii="Arial" w:hAnsi="Arial" w:cs="Arial"/>
        </w:rPr>
        <w:t xml:space="preserve">” </w:t>
      </w:r>
      <w:r w:rsidR="003656EB">
        <w:rPr>
          <w:rFonts w:ascii="Arial" w:hAnsi="Arial" w:cs="Arial"/>
          <w:sz w:val="22"/>
          <w:szCs w:val="22"/>
        </w:rPr>
        <w:t xml:space="preserve">and can be found here: </w:t>
      </w:r>
      <w:r w:rsidR="00670B58" w:rsidRPr="00670B58">
        <w:rPr>
          <w:rFonts w:ascii="Arial" w:hAnsi="Arial" w:cs="Arial"/>
        </w:rPr>
        <w:t>https://arcg.is/P94em0</w:t>
      </w:r>
    </w:p>
  </w:endnote>
  <w:endnote w:id="3">
    <w:p w14:paraId="1FD3EEDC" w14:textId="65329BF8" w:rsidR="00B25D3F" w:rsidRPr="00294AA8" w:rsidRDefault="00B25D3F" w:rsidP="00294AA8">
      <w:pPr>
        <w:rPr>
          <w:rFonts w:ascii="Arial" w:hAnsi="Arial" w:cs="Arial"/>
          <w:color w:val="000000" w:themeColor="text1"/>
          <w:u w:val="single"/>
        </w:rPr>
      </w:pPr>
      <w:r w:rsidRPr="00294AA8">
        <w:rPr>
          <w:rStyle w:val="EndnoteReference"/>
          <w:rFonts w:ascii="Arial" w:hAnsi="Arial" w:cs="Arial"/>
          <w:sz w:val="20"/>
          <w:szCs w:val="20"/>
        </w:rPr>
        <w:endnoteRef/>
      </w:r>
      <w:r w:rsidRPr="00294AA8">
        <w:rPr>
          <w:rFonts w:ascii="Arial" w:hAnsi="Arial" w:cs="Arial"/>
          <w:color w:val="000000" w:themeColor="text1"/>
          <w:sz w:val="20"/>
          <w:szCs w:val="20"/>
        </w:rPr>
        <w:t xml:space="preserve"> The texts in the database correspond to six general themes</w:t>
      </w:r>
      <w:r w:rsidR="009F39B3" w:rsidRPr="000E464D">
        <w:rPr>
          <w:rFonts w:ascii="Arial" w:hAnsi="Arial" w:cs="Arial"/>
          <w:color w:val="000000" w:themeColor="text1"/>
          <w:sz w:val="20"/>
          <w:szCs w:val="20"/>
        </w:rPr>
        <w:t xml:space="preserve"> with some overlap</w:t>
      </w:r>
      <w:r w:rsidR="00ED2D59" w:rsidRPr="000E464D">
        <w:rPr>
          <w:rFonts w:ascii="Arial" w:hAnsi="Arial" w:cs="Arial"/>
          <w:color w:val="000000" w:themeColor="text1"/>
          <w:sz w:val="20"/>
          <w:szCs w:val="20"/>
        </w:rPr>
        <w:t xml:space="preserve">: </w:t>
      </w:r>
      <w:r w:rsidR="00EC718D" w:rsidRPr="000E464D">
        <w:rPr>
          <w:rFonts w:ascii="Arial" w:hAnsi="Arial" w:cs="Arial"/>
          <w:color w:val="000000" w:themeColor="text1"/>
          <w:sz w:val="20"/>
          <w:szCs w:val="20"/>
        </w:rPr>
        <w:t>coming of age (3</w:t>
      </w:r>
      <w:r w:rsidR="009975C3">
        <w:rPr>
          <w:rFonts w:ascii="Arial" w:hAnsi="Arial" w:cs="Arial"/>
          <w:color w:val="000000" w:themeColor="text1"/>
          <w:sz w:val="20"/>
          <w:szCs w:val="20"/>
        </w:rPr>
        <w:t>2</w:t>
      </w:r>
      <w:r w:rsidR="00EC718D" w:rsidRPr="000E464D">
        <w:rPr>
          <w:rFonts w:ascii="Arial" w:hAnsi="Arial" w:cs="Arial"/>
          <w:color w:val="000000" w:themeColor="text1"/>
          <w:sz w:val="20"/>
          <w:szCs w:val="20"/>
        </w:rPr>
        <w:t xml:space="preserve">), economic </w:t>
      </w:r>
      <w:r w:rsidR="00F66039" w:rsidRPr="000E464D">
        <w:rPr>
          <w:rFonts w:ascii="Arial" w:hAnsi="Arial" w:cs="Arial"/>
          <w:color w:val="000000" w:themeColor="text1"/>
          <w:sz w:val="20"/>
          <w:szCs w:val="20"/>
        </w:rPr>
        <w:t>mobility and constraints (2</w:t>
      </w:r>
      <w:r w:rsidR="001C4FF6">
        <w:rPr>
          <w:rFonts w:ascii="Arial" w:hAnsi="Arial" w:cs="Arial"/>
          <w:color w:val="000000" w:themeColor="text1"/>
          <w:sz w:val="20"/>
          <w:szCs w:val="20"/>
        </w:rPr>
        <w:t>4</w:t>
      </w:r>
      <w:r w:rsidR="00F66039" w:rsidRPr="000E464D">
        <w:rPr>
          <w:rFonts w:ascii="Arial" w:hAnsi="Arial" w:cs="Arial"/>
          <w:color w:val="000000" w:themeColor="text1"/>
          <w:sz w:val="20"/>
          <w:szCs w:val="20"/>
        </w:rPr>
        <w:t>), homeplace/housing history or activism (2</w:t>
      </w:r>
      <w:r w:rsidR="00454545" w:rsidRPr="000E464D">
        <w:rPr>
          <w:rFonts w:ascii="Arial" w:hAnsi="Arial" w:cs="Arial"/>
          <w:color w:val="000000" w:themeColor="text1"/>
          <w:sz w:val="20"/>
          <w:szCs w:val="20"/>
        </w:rPr>
        <w:t>8</w:t>
      </w:r>
      <w:r w:rsidR="00F66039" w:rsidRPr="000E464D">
        <w:rPr>
          <w:rFonts w:ascii="Arial" w:hAnsi="Arial" w:cs="Arial"/>
          <w:color w:val="000000" w:themeColor="text1"/>
          <w:sz w:val="20"/>
          <w:szCs w:val="20"/>
        </w:rPr>
        <w:t xml:space="preserve">), </w:t>
      </w:r>
      <w:r w:rsidR="00AF72B5" w:rsidRPr="000E464D">
        <w:rPr>
          <w:rFonts w:ascii="Arial" w:hAnsi="Arial" w:cs="Arial"/>
          <w:color w:val="000000" w:themeColor="text1"/>
          <w:sz w:val="20"/>
          <w:szCs w:val="20"/>
        </w:rPr>
        <w:t>crime/</w:t>
      </w:r>
      <w:r w:rsidR="002F3218">
        <w:rPr>
          <w:rFonts w:ascii="Arial" w:hAnsi="Arial" w:cs="Arial"/>
          <w:color w:val="000000" w:themeColor="text1"/>
          <w:sz w:val="20"/>
          <w:szCs w:val="20"/>
        </w:rPr>
        <w:t>thriller</w:t>
      </w:r>
      <w:r w:rsidR="00AF72B5" w:rsidRPr="000E464D">
        <w:rPr>
          <w:rFonts w:ascii="Arial" w:hAnsi="Arial" w:cs="Arial"/>
          <w:color w:val="000000" w:themeColor="text1"/>
          <w:sz w:val="20"/>
          <w:szCs w:val="20"/>
        </w:rPr>
        <w:t xml:space="preserve"> (</w:t>
      </w:r>
      <w:r w:rsidR="005B79B0">
        <w:rPr>
          <w:rFonts w:ascii="Arial" w:hAnsi="Arial" w:cs="Arial"/>
          <w:color w:val="000000" w:themeColor="text1"/>
          <w:sz w:val="20"/>
          <w:szCs w:val="20"/>
        </w:rPr>
        <w:t>20</w:t>
      </w:r>
      <w:r w:rsidR="00AF72B5" w:rsidRPr="000E464D">
        <w:rPr>
          <w:rFonts w:ascii="Arial" w:hAnsi="Arial" w:cs="Arial"/>
          <w:color w:val="000000" w:themeColor="text1"/>
          <w:sz w:val="20"/>
          <w:szCs w:val="20"/>
        </w:rPr>
        <w:t xml:space="preserve">), </w:t>
      </w:r>
      <w:r w:rsidR="00454545" w:rsidRPr="000E464D">
        <w:rPr>
          <w:rFonts w:ascii="Arial" w:hAnsi="Arial" w:cs="Arial"/>
          <w:color w:val="000000" w:themeColor="text1"/>
          <w:sz w:val="20"/>
          <w:szCs w:val="20"/>
        </w:rPr>
        <w:t>and fantasy/other worlds (4)</w:t>
      </w:r>
      <w:r w:rsidR="00454545" w:rsidRPr="000E464D">
        <w:rPr>
          <w:rFonts w:ascii="Arial" w:hAnsi="Arial" w:cs="Arial"/>
          <w:color w:val="000000" w:themeColor="text1"/>
          <w:sz w:val="20"/>
          <w:szCs w:val="20"/>
          <w:u w:val="single"/>
        </w:rPr>
        <w:t xml:space="preserve">. </w:t>
      </w:r>
      <w:r w:rsidR="003C1B09" w:rsidRPr="00294AA8">
        <w:rPr>
          <w:rFonts w:ascii="Arial" w:hAnsi="Arial" w:cs="Arial"/>
          <w:color w:val="000000" w:themeColor="text1"/>
          <w:sz w:val="20"/>
          <w:szCs w:val="20"/>
          <w:u w:val="single"/>
        </w:rPr>
        <w:t xml:space="preserve">These themes have been generated </w:t>
      </w:r>
      <w:r w:rsidR="00BB27AE" w:rsidRPr="00294AA8">
        <w:rPr>
          <w:rFonts w:ascii="Arial" w:hAnsi="Arial" w:cs="Arial"/>
          <w:color w:val="000000" w:themeColor="text1"/>
          <w:sz w:val="20"/>
          <w:szCs w:val="20"/>
          <w:u w:val="single"/>
        </w:rPr>
        <w:t xml:space="preserve">based on our reading to date and </w:t>
      </w:r>
      <w:r w:rsidR="00FA591B">
        <w:rPr>
          <w:rFonts w:ascii="Arial" w:hAnsi="Arial" w:cs="Arial"/>
          <w:color w:val="000000" w:themeColor="text1"/>
          <w:sz w:val="20"/>
          <w:szCs w:val="20"/>
          <w:u w:val="single"/>
        </w:rPr>
        <w:t xml:space="preserve">either the </w:t>
      </w:r>
      <w:r w:rsidR="00907115" w:rsidRPr="00294AA8">
        <w:rPr>
          <w:rFonts w:ascii="Arial" w:hAnsi="Arial" w:cs="Arial"/>
          <w:color w:val="000000" w:themeColor="text1"/>
          <w:sz w:val="20"/>
          <w:szCs w:val="20"/>
          <w:u w:val="single"/>
        </w:rPr>
        <w:t>W</w:t>
      </w:r>
      <w:r w:rsidR="00BB27AE" w:rsidRPr="00294AA8">
        <w:rPr>
          <w:rFonts w:ascii="Arial" w:hAnsi="Arial" w:cs="Arial"/>
          <w:color w:val="000000" w:themeColor="text1"/>
          <w:sz w:val="20"/>
          <w:szCs w:val="20"/>
          <w:u w:val="single"/>
        </w:rPr>
        <w:t xml:space="preserve">orldcat catalog or commercial description. </w:t>
      </w:r>
      <w:r w:rsidR="00907115" w:rsidRPr="00294AA8">
        <w:rPr>
          <w:rFonts w:ascii="Arial" w:hAnsi="Arial" w:cs="Arial"/>
          <w:color w:val="000000" w:themeColor="text1"/>
          <w:sz w:val="20"/>
          <w:szCs w:val="20"/>
          <w:u w:val="single"/>
        </w:rPr>
        <w:t>W</w:t>
      </w:r>
      <w:r w:rsidR="00AF678D" w:rsidRPr="00294AA8">
        <w:rPr>
          <w:rFonts w:ascii="Arial" w:hAnsi="Arial" w:cs="Arial"/>
          <w:color w:val="000000" w:themeColor="text1"/>
          <w:sz w:val="20"/>
          <w:szCs w:val="20"/>
          <w:u w:val="single"/>
        </w:rPr>
        <w:t xml:space="preserve">e intentionally exclude </w:t>
      </w:r>
      <w:r w:rsidR="002337F0" w:rsidRPr="00294AA8">
        <w:rPr>
          <w:rFonts w:ascii="Arial" w:hAnsi="Arial" w:cs="Arial"/>
          <w:color w:val="000000" w:themeColor="text1"/>
          <w:sz w:val="20"/>
          <w:szCs w:val="20"/>
          <w:u w:val="single"/>
        </w:rPr>
        <w:t xml:space="preserve">nonfiction such as </w:t>
      </w:r>
      <w:r w:rsidR="002337F0" w:rsidRPr="00294AA8">
        <w:rPr>
          <w:rFonts w:ascii="Arial" w:hAnsi="Arial" w:cs="Arial"/>
          <w:i/>
          <w:iCs/>
          <w:color w:val="000000" w:themeColor="text1"/>
          <w:sz w:val="20"/>
          <w:szCs w:val="20"/>
          <w:u w:val="single"/>
        </w:rPr>
        <w:t xml:space="preserve">The Warmth of Other Suns </w:t>
      </w:r>
      <w:r w:rsidR="002337F0" w:rsidRPr="00294AA8">
        <w:rPr>
          <w:rFonts w:ascii="Arial" w:hAnsi="Arial" w:cs="Arial"/>
          <w:color w:val="000000" w:themeColor="text1"/>
          <w:sz w:val="20"/>
          <w:szCs w:val="20"/>
          <w:u w:val="single"/>
        </w:rPr>
        <w:t xml:space="preserve">by Isabel Wilkerson </w:t>
      </w:r>
      <w:r w:rsidR="00E44C44" w:rsidRPr="00294AA8">
        <w:rPr>
          <w:rFonts w:ascii="Arial" w:hAnsi="Arial" w:cs="Arial"/>
          <w:color w:val="000000" w:themeColor="text1"/>
          <w:sz w:val="20"/>
          <w:szCs w:val="20"/>
          <w:u w:val="single"/>
        </w:rPr>
        <w:t xml:space="preserve">and </w:t>
      </w:r>
      <w:r w:rsidR="002337F0" w:rsidRPr="00294AA8">
        <w:rPr>
          <w:rFonts w:ascii="Arial" w:hAnsi="Arial" w:cs="Arial"/>
          <w:i/>
          <w:iCs/>
          <w:color w:val="000000" w:themeColor="text1"/>
          <w:sz w:val="20"/>
          <w:szCs w:val="20"/>
          <w:u w:val="single"/>
        </w:rPr>
        <w:t xml:space="preserve">High Risers </w:t>
      </w:r>
      <w:r w:rsidR="002337F0" w:rsidRPr="00294AA8">
        <w:rPr>
          <w:rFonts w:ascii="Arial" w:hAnsi="Arial" w:cs="Arial"/>
          <w:color w:val="000000" w:themeColor="text1"/>
          <w:sz w:val="20"/>
          <w:szCs w:val="20"/>
          <w:u w:val="single"/>
        </w:rPr>
        <w:t>by Ben Austen</w:t>
      </w:r>
      <w:r w:rsidR="00E44C44" w:rsidRPr="00294AA8">
        <w:rPr>
          <w:rFonts w:ascii="Arial" w:hAnsi="Arial" w:cs="Arial"/>
          <w:color w:val="000000" w:themeColor="text1"/>
          <w:sz w:val="20"/>
          <w:szCs w:val="20"/>
          <w:u w:val="single"/>
        </w:rPr>
        <w:t xml:space="preserve">, because such books have already earned </w:t>
      </w:r>
      <w:r w:rsidR="009D3979" w:rsidRPr="00294AA8">
        <w:rPr>
          <w:rFonts w:ascii="Arial" w:hAnsi="Arial" w:cs="Arial"/>
          <w:color w:val="000000" w:themeColor="text1"/>
          <w:sz w:val="20"/>
          <w:szCs w:val="20"/>
          <w:u w:val="single"/>
        </w:rPr>
        <w:t xml:space="preserve">the highest critical </w:t>
      </w:r>
      <w:r w:rsidR="009D3979" w:rsidRPr="00294AA8">
        <w:rPr>
          <w:rFonts w:ascii="Arial" w:hAnsi="Arial" w:cs="Arial"/>
          <w:color w:val="000000" w:themeColor="text1"/>
          <w:sz w:val="20"/>
          <w:szCs w:val="20"/>
          <w:u w:val="single"/>
        </w:rPr>
        <w:t>attention</w:t>
      </w:r>
      <w:r w:rsidR="009E5FA2" w:rsidRPr="00294AA8">
        <w:rPr>
          <w:rFonts w:ascii="Arial" w:hAnsi="Arial" w:cs="Arial"/>
          <w:color w:val="000000" w:themeColor="text1"/>
          <w:sz w:val="20"/>
          <w:szCs w:val="20"/>
          <w:u w:val="single"/>
        </w:rPr>
        <w:t xml:space="preserve"> and </w:t>
      </w:r>
      <w:r w:rsidR="004C4E80" w:rsidRPr="00294AA8">
        <w:rPr>
          <w:rFonts w:ascii="Arial" w:hAnsi="Arial" w:cs="Arial"/>
          <w:color w:val="000000" w:themeColor="text1"/>
          <w:sz w:val="20"/>
          <w:szCs w:val="20"/>
          <w:u w:val="single"/>
        </w:rPr>
        <w:t xml:space="preserve">we </w:t>
      </w:r>
      <w:r w:rsidR="00511D72">
        <w:rPr>
          <w:rFonts w:ascii="Arial" w:hAnsi="Arial" w:cs="Arial"/>
          <w:color w:val="000000" w:themeColor="text1"/>
          <w:sz w:val="20"/>
          <w:szCs w:val="20"/>
          <w:u w:val="single"/>
        </w:rPr>
        <w:t>desire</w:t>
      </w:r>
      <w:r w:rsidR="00124B16" w:rsidRPr="00294AA8">
        <w:rPr>
          <w:rFonts w:ascii="Arial" w:hAnsi="Arial" w:cs="Arial"/>
          <w:color w:val="000000" w:themeColor="text1"/>
          <w:sz w:val="20"/>
          <w:szCs w:val="20"/>
          <w:u w:val="single"/>
        </w:rPr>
        <w:t xml:space="preserve"> to highlight what has been overlooked. </w:t>
      </w:r>
      <w:r w:rsidR="00EF7191" w:rsidRPr="00294AA8">
        <w:rPr>
          <w:rFonts w:ascii="Arial" w:hAnsi="Arial" w:cs="Arial"/>
          <w:color w:val="000000" w:themeColor="text1"/>
          <w:sz w:val="20"/>
          <w:szCs w:val="20"/>
          <w:u w:val="single"/>
        </w:rPr>
        <w:t xml:space="preserve">Similarly, although </w:t>
      </w:r>
      <w:r w:rsidR="00D851B1" w:rsidRPr="00294AA8">
        <w:rPr>
          <w:rFonts w:ascii="Arial" w:hAnsi="Arial" w:cs="Arial"/>
          <w:color w:val="000000" w:themeColor="text1"/>
          <w:sz w:val="20"/>
          <w:szCs w:val="20"/>
          <w:u w:val="single"/>
        </w:rPr>
        <w:t xml:space="preserve">some acclaimed </w:t>
      </w:r>
      <w:r w:rsidR="00EF7191" w:rsidRPr="00294AA8">
        <w:rPr>
          <w:rFonts w:ascii="Arial" w:hAnsi="Arial" w:cs="Arial"/>
          <w:color w:val="000000" w:themeColor="text1"/>
          <w:sz w:val="20"/>
          <w:szCs w:val="20"/>
          <w:u w:val="single"/>
        </w:rPr>
        <w:t xml:space="preserve">novels such as </w:t>
      </w:r>
      <w:r w:rsidR="00EF7191" w:rsidRPr="00294AA8">
        <w:rPr>
          <w:rFonts w:ascii="Arial" w:hAnsi="Arial" w:cs="Arial"/>
          <w:i/>
          <w:iCs/>
          <w:color w:val="000000" w:themeColor="text1"/>
          <w:sz w:val="20"/>
          <w:szCs w:val="20"/>
          <w:u w:val="single"/>
        </w:rPr>
        <w:t>The Women of Brewster Place</w:t>
      </w:r>
      <w:r w:rsidR="00D851B1" w:rsidRPr="00294AA8">
        <w:rPr>
          <w:rFonts w:ascii="Arial" w:hAnsi="Arial" w:cs="Arial"/>
          <w:color w:val="000000" w:themeColor="text1"/>
          <w:sz w:val="20"/>
          <w:szCs w:val="20"/>
          <w:u w:val="single"/>
        </w:rPr>
        <w:t xml:space="preserve"> obviously focus on housing</w:t>
      </w:r>
      <w:r w:rsidR="00181A7A" w:rsidRPr="00294AA8">
        <w:rPr>
          <w:rFonts w:ascii="Arial" w:hAnsi="Arial" w:cs="Arial"/>
          <w:color w:val="000000" w:themeColor="text1"/>
          <w:sz w:val="20"/>
          <w:szCs w:val="20"/>
          <w:u w:val="single"/>
        </w:rPr>
        <w:t xml:space="preserve"> on a low-income street,</w:t>
      </w:r>
      <w:r w:rsidR="00C331C7" w:rsidRPr="00294AA8">
        <w:rPr>
          <w:rFonts w:ascii="Arial" w:hAnsi="Arial" w:cs="Arial"/>
          <w:color w:val="000000" w:themeColor="text1"/>
          <w:sz w:val="20"/>
          <w:szCs w:val="20"/>
          <w:u w:val="single"/>
        </w:rPr>
        <w:t xml:space="preserve"> we have tried to </w:t>
      </w:r>
      <w:r w:rsidR="00AC5CBE" w:rsidRPr="00294AA8">
        <w:rPr>
          <w:rFonts w:ascii="Arial" w:hAnsi="Arial" w:cs="Arial"/>
          <w:color w:val="000000" w:themeColor="text1"/>
          <w:sz w:val="20"/>
          <w:szCs w:val="20"/>
          <w:u w:val="single"/>
        </w:rPr>
        <w:t xml:space="preserve">delineate </w:t>
      </w:r>
      <w:r w:rsidR="005D2B28" w:rsidRPr="00294AA8">
        <w:rPr>
          <w:rFonts w:ascii="Arial" w:hAnsi="Arial" w:cs="Arial"/>
          <w:color w:val="000000" w:themeColor="text1"/>
          <w:sz w:val="20"/>
          <w:szCs w:val="20"/>
          <w:u w:val="single"/>
        </w:rPr>
        <w:t xml:space="preserve">housing that is specifically named as publicly </w:t>
      </w:r>
      <w:r w:rsidR="00A3396B" w:rsidRPr="00294AA8">
        <w:rPr>
          <w:rFonts w:ascii="Arial" w:hAnsi="Arial" w:cs="Arial"/>
          <w:color w:val="000000" w:themeColor="text1"/>
          <w:sz w:val="20"/>
          <w:szCs w:val="20"/>
          <w:u w:val="single"/>
        </w:rPr>
        <w:t>subsidized</w:t>
      </w:r>
      <w:r w:rsidR="001C5B12" w:rsidRPr="00294AA8">
        <w:rPr>
          <w:rFonts w:ascii="Arial" w:hAnsi="Arial" w:cs="Arial"/>
          <w:color w:val="000000" w:themeColor="text1"/>
          <w:sz w:val="20"/>
          <w:szCs w:val="20"/>
          <w:u w:val="single"/>
        </w:rPr>
        <w:t xml:space="preserve">. </w:t>
      </w:r>
      <w:r w:rsidR="003B4DB1" w:rsidRPr="00294AA8">
        <w:rPr>
          <w:rFonts w:ascii="Arial" w:hAnsi="Arial" w:cs="Arial"/>
          <w:color w:val="000000" w:themeColor="text1"/>
          <w:sz w:val="20"/>
          <w:szCs w:val="20"/>
          <w:u w:val="single"/>
        </w:rPr>
        <w:t xml:space="preserve">Thus, Naylor’s novels </w:t>
      </w:r>
      <w:r w:rsidR="003B4DB1" w:rsidRPr="00294AA8">
        <w:rPr>
          <w:rFonts w:ascii="Arial" w:hAnsi="Arial" w:cs="Arial"/>
          <w:i/>
          <w:iCs/>
          <w:color w:val="000000" w:themeColor="text1"/>
          <w:sz w:val="20"/>
          <w:szCs w:val="20"/>
          <w:u w:val="single"/>
        </w:rPr>
        <w:t xml:space="preserve">Linden Hills </w:t>
      </w:r>
      <w:r w:rsidR="003B4DB1" w:rsidRPr="00294AA8">
        <w:rPr>
          <w:rFonts w:ascii="Arial" w:hAnsi="Arial" w:cs="Arial"/>
          <w:color w:val="000000" w:themeColor="text1"/>
          <w:sz w:val="20"/>
          <w:szCs w:val="20"/>
          <w:u w:val="single"/>
        </w:rPr>
        <w:t xml:space="preserve">and </w:t>
      </w:r>
      <w:r w:rsidR="003B4DB1" w:rsidRPr="00294AA8">
        <w:rPr>
          <w:rFonts w:ascii="Arial" w:hAnsi="Arial" w:cs="Arial"/>
          <w:i/>
          <w:iCs/>
          <w:color w:val="000000" w:themeColor="text1"/>
          <w:sz w:val="20"/>
          <w:szCs w:val="20"/>
          <w:u w:val="single"/>
        </w:rPr>
        <w:t>The Men of Brewster Place</w:t>
      </w:r>
      <w:r w:rsidR="003B4DB1" w:rsidRPr="00294AA8">
        <w:rPr>
          <w:rFonts w:ascii="Arial" w:hAnsi="Arial" w:cs="Arial"/>
          <w:color w:val="000000" w:themeColor="text1"/>
          <w:sz w:val="20"/>
          <w:szCs w:val="20"/>
          <w:u w:val="single"/>
        </w:rPr>
        <w:t xml:space="preserve"> do appear in the database because </w:t>
      </w:r>
      <w:r w:rsidR="00867064" w:rsidRPr="00294AA8">
        <w:rPr>
          <w:rFonts w:ascii="Arial" w:hAnsi="Arial" w:cs="Arial"/>
          <w:color w:val="000000" w:themeColor="text1"/>
          <w:sz w:val="20"/>
          <w:szCs w:val="20"/>
          <w:u w:val="single"/>
        </w:rPr>
        <w:t xml:space="preserve">of </w:t>
      </w:r>
      <w:r w:rsidR="0062159C">
        <w:rPr>
          <w:rFonts w:ascii="Arial" w:hAnsi="Arial" w:cs="Arial"/>
          <w:color w:val="000000" w:themeColor="text1"/>
          <w:sz w:val="20"/>
          <w:szCs w:val="20"/>
          <w:u w:val="single"/>
        </w:rPr>
        <w:t xml:space="preserve">the expanded mapping </w:t>
      </w:r>
      <w:r w:rsidR="009B0A79">
        <w:rPr>
          <w:rFonts w:ascii="Arial" w:hAnsi="Arial" w:cs="Arial"/>
          <w:color w:val="000000" w:themeColor="text1"/>
          <w:sz w:val="20"/>
          <w:szCs w:val="20"/>
          <w:u w:val="single"/>
        </w:rPr>
        <w:t xml:space="preserve">of different housing </w:t>
      </w:r>
      <w:r w:rsidR="00526775">
        <w:rPr>
          <w:rFonts w:ascii="Arial" w:hAnsi="Arial" w:cs="Arial"/>
          <w:color w:val="000000" w:themeColor="text1"/>
          <w:sz w:val="20"/>
          <w:szCs w:val="20"/>
          <w:u w:val="single"/>
        </w:rPr>
        <w:t xml:space="preserve">arrangements </w:t>
      </w:r>
      <w:r w:rsidR="0037766C">
        <w:rPr>
          <w:rFonts w:ascii="Arial" w:hAnsi="Arial" w:cs="Arial"/>
          <w:color w:val="000000" w:themeColor="text1"/>
          <w:sz w:val="20"/>
          <w:szCs w:val="20"/>
          <w:u w:val="single"/>
        </w:rPr>
        <w:t>Naylor</w:t>
      </w:r>
      <w:r w:rsidR="00867064" w:rsidRPr="00294AA8">
        <w:rPr>
          <w:rFonts w:ascii="Arial" w:hAnsi="Arial" w:cs="Arial"/>
          <w:color w:val="000000" w:themeColor="text1"/>
          <w:sz w:val="20"/>
          <w:szCs w:val="20"/>
          <w:u w:val="single"/>
        </w:rPr>
        <w:t xml:space="preserve"> </w:t>
      </w:r>
      <w:r w:rsidR="000F561B">
        <w:rPr>
          <w:rFonts w:ascii="Arial" w:hAnsi="Arial" w:cs="Arial"/>
          <w:color w:val="000000" w:themeColor="text1"/>
          <w:sz w:val="20"/>
          <w:szCs w:val="20"/>
          <w:u w:val="single"/>
        </w:rPr>
        <w:t xml:space="preserve">invents in </w:t>
      </w:r>
      <w:r w:rsidR="00867064" w:rsidRPr="00294AA8">
        <w:rPr>
          <w:rFonts w:ascii="Arial" w:hAnsi="Arial" w:cs="Arial"/>
          <w:color w:val="000000" w:themeColor="text1"/>
          <w:sz w:val="20"/>
          <w:szCs w:val="20"/>
          <w:u w:val="single"/>
        </w:rPr>
        <w:t>th</w:t>
      </w:r>
      <w:r w:rsidR="000F561B">
        <w:rPr>
          <w:rFonts w:ascii="Arial" w:hAnsi="Arial" w:cs="Arial"/>
          <w:color w:val="000000" w:themeColor="text1"/>
          <w:sz w:val="20"/>
          <w:szCs w:val="20"/>
          <w:u w:val="single"/>
        </w:rPr>
        <w:t xml:space="preserve">ose </w:t>
      </w:r>
      <w:r w:rsidR="00867064" w:rsidRPr="00294AA8">
        <w:rPr>
          <w:rFonts w:ascii="Arial" w:hAnsi="Arial" w:cs="Arial"/>
          <w:color w:val="000000" w:themeColor="text1"/>
          <w:sz w:val="20"/>
          <w:szCs w:val="20"/>
          <w:u w:val="single"/>
        </w:rPr>
        <w:t>books</w:t>
      </w:r>
      <w:r w:rsidR="00B459BD">
        <w:rPr>
          <w:rFonts w:ascii="Arial" w:hAnsi="Arial" w:cs="Arial"/>
          <w:color w:val="000000" w:themeColor="text1"/>
          <w:sz w:val="20"/>
          <w:szCs w:val="20"/>
          <w:u w:val="single"/>
        </w:rPr>
        <w:t xml:space="preserve"> to distinguish Putney Wayne (a </w:t>
      </w:r>
      <w:r w:rsidR="00590E63">
        <w:rPr>
          <w:rFonts w:ascii="Arial" w:hAnsi="Arial" w:cs="Arial"/>
          <w:color w:val="000000" w:themeColor="text1"/>
          <w:sz w:val="20"/>
          <w:szCs w:val="20"/>
          <w:u w:val="single"/>
        </w:rPr>
        <w:t>working-class</w:t>
      </w:r>
      <w:r w:rsidR="00B459BD">
        <w:rPr>
          <w:rFonts w:ascii="Arial" w:hAnsi="Arial" w:cs="Arial"/>
          <w:color w:val="000000" w:themeColor="text1"/>
          <w:sz w:val="20"/>
          <w:szCs w:val="20"/>
          <w:u w:val="single"/>
        </w:rPr>
        <w:t xml:space="preserve"> Black neighborhood) </w:t>
      </w:r>
      <w:r w:rsidR="00267B7A">
        <w:rPr>
          <w:rFonts w:ascii="Arial" w:hAnsi="Arial" w:cs="Arial"/>
          <w:color w:val="000000" w:themeColor="text1"/>
          <w:sz w:val="20"/>
          <w:szCs w:val="20"/>
          <w:u w:val="single"/>
        </w:rPr>
        <w:t xml:space="preserve">from its impending </w:t>
      </w:r>
      <w:r w:rsidR="00FF4C51">
        <w:rPr>
          <w:rFonts w:ascii="Arial" w:hAnsi="Arial" w:cs="Arial"/>
          <w:color w:val="000000" w:themeColor="text1"/>
          <w:sz w:val="20"/>
          <w:szCs w:val="20"/>
          <w:u w:val="single"/>
        </w:rPr>
        <w:t>clearance.</w:t>
      </w:r>
    </w:p>
  </w:endnote>
  <w:endnote w:id="4">
    <w:p w14:paraId="3CFE9F51" w14:textId="1DAEB87D" w:rsidR="009A23C0" w:rsidRPr="00294AA8" w:rsidRDefault="00892DA4" w:rsidP="00294AA8">
      <w:pPr>
        <w:rPr>
          <w:rFonts w:ascii="Arial" w:hAnsi="Arial" w:cs="Arial"/>
          <w:kern w:val="0"/>
        </w:rPr>
      </w:pPr>
      <w:r w:rsidRPr="00294AA8">
        <w:rPr>
          <w:rStyle w:val="EndnoteReference"/>
          <w:rFonts w:ascii="Arial" w:hAnsi="Arial" w:cs="Arial"/>
          <w:sz w:val="20"/>
          <w:szCs w:val="20"/>
        </w:rPr>
        <w:endnoteRef/>
      </w:r>
      <w:r w:rsidR="00844B48">
        <w:rPr>
          <w:rFonts w:ascii="Arial" w:hAnsi="Arial" w:cs="Arial"/>
          <w:sz w:val="20"/>
          <w:szCs w:val="20"/>
        </w:rPr>
        <w:t xml:space="preserve"> In her article discussing the </w:t>
      </w:r>
      <w:r w:rsidR="00EC244C" w:rsidRPr="00294AA8">
        <w:rPr>
          <w:rFonts w:ascii="Arial" w:hAnsi="Arial" w:cs="Arial"/>
          <w:kern w:val="0"/>
          <w:sz w:val="20"/>
          <w:szCs w:val="20"/>
        </w:rPr>
        <w:t>Trans-Atlantic Slave Trade Database</w:t>
      </w:r>
      <w:r w:rsidR="006A26A5">
        <w:rPr>
          <w:rFonts w:ascii="Arial" w:hAnsi="Arial" w:cs="Arial"/>
          <w:kern w:val="0"/>
          <w:sz w:val="20"/>
          <w:szCs w:val="20"/>
        </w:rPr>
        <w:t xml:space="preserve">, </w:t>
      </w:r>
      <w:r w:rsidR="002B3C99">
        <w:rPr>
          <w:rFonts w:ascii="Arial" w:hAnsi="Arial" w:cs="Arial"/>
          <w:kern w:val="0"/>
          <w:sz w:val="20"/>
          <w:szCs w:val="20"/>
        </w:rPr>
        <w:t xml:space="preserve">Johnson </w:t>
      </w:r>
      <w:r w:rsidR="00E26AC0">
        <w:rPr>
          <w:rFonts w:ascii="Arial" w:hAnsi="Arial" w:cs="Arial"/>
          <w:kern w:val="0"/>
          <w:sz w:val="20"/>
          <w:szCs w:val="20"/>
        </w:rPr>
        <w:t xml:space="preserve">(p. 2018, 58-59) </w:t>
      </w:r>
      <w:r w:rsidR="008128C1">
        <w:rPr>
          <w:rFonts w:ascii="Arial" w:hAnsi="Arial" w:cs="Arial"/>
          <w:kern w:val="0"/>
          <w:sz w:val="20"/>
          <w:szCs w:val="20"/>
        </w:rPr>
        <w:t xml:space="preserve">advocates for </w:t>
      </w:r>
      <w:r w:rsidR="00482F31">
        <w:rPr>
          <w:rFonts w:ascii="Arial" w:hAnsi="Arial" w:cs="Arial"/>
          <w:kern w:val="0"/>
          <w:sz w:val="20"/>
          <w:szCs w:val="20"/>
        </w:rPr>
        <w:t xml:space="preserve">scholars to attend </w:t>
      </w:r>
      <w:r w:rsidR="00006F8B">
        <w:rPr>
          <w:rFonts w:ascii="Arial" w:hAnsi="Arial" w:cs="Arial"/>
          <w:kern w:val="0"/>
          <w:sz w:val="20"/>
          <w:szCs w:val="20"/>
        </w:rPr>
        <w:t xml:space="preserve">to </w:t>
      </w:r>
      <w:r w:rsidR="00396EB3">
        <w:rPr>
          <w:rFonts w:ascii="Arial" w:hAnsi="Arial" w:cs="Arial"/>
          <w:kern w:val="0"/>
          <w:sz w:val="20"/>
          <w:szCs w:val="20"/>
        </w:rPr>
        <w:t xml:space="preserve">the </w:t>
      </w:r>
      <w:r w:rsidR="00535037">
        <w:rPr>
          <w:rFonts w:ascii="Arial" w:hAnsi="Arial" w:cs="Arial"/>
          <w:kern w:val="0"/>
          <w:sz w:val="20"/>
          <w:szCs w:val="20"/>
        </w:rPr>
        <w:t>legacies</w:t>
      </w:r>
      <w:r w:rsidR="00396EB3">
        <w:rPr>
          <w:rFonts w:ascii="Arial" w:hAnsi="Arial" w:cs="Arial"/>
          <w:kern w:val="0"/>
          <w:sz w:val="20"/>
          <w:szCs w:val="20"/>
        </w:rPr>
        <w:t xml:space="preserve"> of the black </w:t>
      </w:r>
      <w:r w:rsidR="00535037">
        <w:rPr>
          <w:rFonts w:ascii="Arial" w:hAnsi="Arial" w:cs="Arial"/>
          <w:kern w:val="0"/>
          <w:sz w:val="20"/>
          <w:szCs w:val="20"/>
        </w:rPr>
        <w:t>freedom struggle</w:t>
      </w:r>
      <w:r w:rsidR="00C0365F">
        <w:rPr>
          <w:rFonts w:ascii="Arial" w:hAnsi="Arial" w:cs="Arial"/>
          <w:kern w:val="0"/>
          <w:sz w:val="20"/>
          <w:szCs w:val="20"/>
        </w:rPr>
        <w:t xml:space="preserve"> and radical tradition</w:t>
      </w:r>
      <w:r w:rsidR="00535037">
        <w:rPr>
          <w:rFonts w:ascii="Arial" w:hAnsi="Arial" w:cs="Arial"/>
          <w:kern w:val="0"/>
          <w:sz w:val="20"/>
          <w:szCs w:val="20"/>
        </w:rPr>
        <w:t xml:space="preserve"> </w:t>
      </w:r>
      <w:r w:rsidR="00C0365F">
        <w:rPr>
          <w:rFonts w:ascii="Arial" w:hAnsi="Arial" w:cs="Arial"/>
          <w:kern w:val="0"/>
          <w:sz w:val="20"/>
          <w:szCs w:val="20"/>
        </w:rPr>
        <w:t xml:space="preserve">as a model for </w:t>
      </w:r>
      <w:r w:rsidR="00A02B68">
        <w:rPr>
          <w:rFonts w:ascii="Arial" w:hAnsi="Arial" w:cs="Arial"/>
          <w:kern w:val="0"/>
          <w:sz w:val="20"/>
          <w:szCs w:val="20"/>
        </w:rPr>
        <w:t xml:space="preserve">ethical, </w:t>
      </w:r>
      <w:r w:rsidR="00497545">
        <w:rPr>
          <w:rFonts w:ascii="Arial" w:hAnsi="Arial" w:cs="Arial"/>
          <w:kern w:val="0"/>
          <w:sz w:val="20"/>
          <w:szCs w:val="20"/>
        </w:rPr>
        <w:t xml:space="preserve">inclusive, and </w:t>
      </w:r>
      <w:r w:rsidR="00450320">
        <w:rPr>
          <w:rFonts w:ascii="Arial" w:hAnsi="Arial" w:cs="Arial"/>
          <w:kern w:val="0"/>
          <w:sz w:val="20"/>
          <w:szCs w:val="20"/>
        </w:rPr>
        <w:t>humane worldbuilding</w:t>
      </w:r>
      <w:r w:rsidR="00265030">
        <w:rPr>
          <w:rFonts w:ascii="Arial" w:hAnsi="Arial" w:cs="Arial"/>
          <w:kern w:val="0"/>
          <w:sz w:val="20"/>
          <w:szCs w:val="20"/>
        </w:rPr>
        <w:t xml:space="preserve">. As more and more </w:t>
      </w:r>
      <w:r w:rsidR="009B7DC1">
        <w:rPr>
          <w:rFonts w:ascii="Arial" w:hAnsi="Arial" w:cs="Arial"/>
          <w:kern w:val="0"/>
          <w:sz w:val="20"/>
          <w:szCs w:val="20"/>
        </w:rPr>
        <w:t xml:space="preserve">black </w:t>
      </w:r>
      <w:r w:rsidR="00265030">
        <w:rPr>
          <w:rFonts w:ascii="Arial" w:hAnsi="Arial" w:cs="Arial"/>
          <w:kern w:val="0"/>
          <w:sz w:val="20"/>
          <w:szCs w:val="20"/>
        </w:rPr>
        <w:t>archives become digital</w:t>
      </w:r>
      <w:r w:rsidR="008C4543">
        <w:rPr>
          <w:rFonts w:ascii="Arial" w:hAnsi="Arial" w:cs="Arial"/>
          <w:kern w:val="0"/>
          <w:sz w:val="20"/>
          <w:szCs w:val="20"/>
        </w:rPr>
        <w:t xml:space="preserve">, they provide an accessible blueprint </w:t>
      </w:r>
      <w:r w:rsidR="00DA3F56">
        <w:rPr>
          <w:rFonts w:ascii="Arial" w:hAnsi="Arial" w:cs="Arial"/>
          <w:kern w:val="0"/>
          <w:sz w:val="20"/>
          <w:szCs w:val="20"/>
        </w:rPr>
        <w:t xml:space="preserve">that challenges the </w:t>
      </w:r>
      <w:r w:rsidR="0097198E">
        <w:rPr>
          <w:rFonts w:ascii="Arial" w:hAnsi="Arial" w:cs="Arial"/>
          <w:kern w:val="0"/>
          <w:sz w:val="20"/>
          <w:szCs w:val="20"/>
        </w:rPr>
        <w:t xml:space="preserve">objectivity </w:t>
      </w:r>
      <w:r w:rsidR="00CB0268">
        <w:rPr>
          <w:rFonts w:ascii="Arial" w:hAnsi="Arial" w:cs="Arial"/>
          <w:kern w:val="0"/>
          <w:sz w:val="20"/>
          <w:szCs w:val="20"/>
        </w:rPr>
        <w:t xml:space="preserve">and “innocence” </w:t>
      </w:r>
      <w:r w:rsidR="00163765">
        <w:rPr>
          <w:rFonts w:ascii="Arial" w:hAnsi="Arial" w:cs="Arial"/>
          <w:kern w:val="0"/>
          <w:sz w:val="20"/>
          <w:szCs w:val="20"/>
        </w:rPr>
        <w:t>of data collection</w:t>
      </w:r>
      <w:r w:rsidR="00CB0268">
        <w:rPr>
          <w:rFonts w:ascii="Arial" w:hAnsi="Arial" w:cs="Arial"/>
          <w:kern w:val="0"/>
          <w:sz w:val="20"/>
          <w:szCs w:val="20"/>
        </w:rPr>
        <w:t>.</w:t>
      </w:r>
    </w:p>
  </w:endnote>
  <w:endnote w:id="5">
    <w:p w14:paraId="5DDE9DDC" w14:textId="69893FA0" w:rsidR="0039186F" w:rsidRPr="00294AA8" w:rsidRDefault="00C815CC">
      <w:pPr>
        <w:pStyle w:val="EndnoteText"/>
        <w:rPr>
          <w:rFonts w:ascii="Arial" w:hAnsi="Arial" w:cs="Arial"/>
        </w:rPr>
      </w:pPr>
      <w:r w:rsidRPr="00294AA8">
        <w:rPr>
          <w:rStyle w:val="EndnoteReference"/>
          <w:rFonts w:ascii="Arial" w:hAnsi="Arial" w:cs="Arial"/>
        </w:rPr>
        <w:endnoteRef/>
      </w:r>
      <w:r w:rsidR="002F1595" w:rsidRPr="00294AA8">
        <w:rPr>
          <w:rFonts w:ascii="Arial" w:hAnsi="Arial" w:cs="Arial"/>
        </w:rPr>
        <w:t xml:space="preserve">Terry Boddie’s </w:t>
      </w:r>
      <w:r w:rsidR="00391A90">
        <w:rPr>
          <w:rFonts w:ascii="Arial" w:hAnsi="Arial" w:cs="Arial"/>
        </w:rPr>
        <w:t>work</w:t>
      </w:r>
      <w:r w:rsidR="002F1595" w:rsidRPr="00294AA8">
        <w:rPr>
          <w:rFonts w:ascii="Arial" w:hAnsi="Arial" w:cs="Arial"/>
        </w:rPr>
        <w:t xml:space="preserve"> “Blueprint</w:t>
      </w:r>
      <w:r w:rsidR="00902D7C">
        <w:rPr>
          <w:rFonts w:ascii="Arial" w:hAnsi="Arial" w:cs="Arial"/>
        </w:rPr>
        <w:t>” (2001)</w:t>
      </w:r>
      <w:r w:rsidR="00391A90">
        <w:rPr>
          <w:rFonts w:ascii="Arial" w:hAnsi="Arial" w:cs="Arial"/>
        </w:rPr>
        <w:t xml:space="preserve">, </w:t>
      </w:r>
      <w:r w:rsidR="003F2D9D">
        <w:rPr>
          <w:rFonts w:ascii="Arial" w:hAnsi="Arial" w:cs="Arial"/>
        </w:rPr>
        <w:t xml:space="preserve">exhibited digitally on the website of the National Museum of African American History and Culture, </w:t>
      </w:r>
      <w:r w:rsidR="007168A9">
        <w:rPr>
          <w:rFonts w:ascii="Arial" w:hAnsi="Arial" w:cs="Arial"/>
        </w:rPr>
        <w:t xml:space="preserve">is an example of this iconography. </w:t>
      </w:r>
      <w:r w:rsidR="00EF7B89">
        <w:rPr>
          <w:rFonts w:ascii="Arial" w:hAnsi="Arial" w:cs="Arial"/>
        </w:rPr>
        <w:t xml:space="preserve">In the image, </w:t>
      </w:r>
      <w:r w:rsidR="00151357">
        <w:rPr>
          <w:rFonts w:ascii="Arial" w:hAnsi="Arial" w:cs="Arial"/>
        </w:rPr>
        <w:t xml:space="preserve">a </w:t>
      </w:r>
      <w:r w:rsidR="002B4E27">
        <w:rPr>
          <w:rFonts w:ascii="Arial" w:hAnsi="Arial" w:cs="Arial"/>
        </w:rPr>
        <w:t xml:space="preserve">NYCHA building </w:t>
      </w:r>
      <w:r w:rsidR="00981B79">
        <w:rPr>
          <w:rFonts w:ascii="Arial" w:hAnsi="Arial" w:cs="Arial"/>
        </w:rPr>
        <w:t xml:space="preserve">in Harlem </w:t>
      </w:r>
      <w:r w:rsidR="0092705A">
        <w:rPr>
          <w:rFonts w:ascii="Arial" w:hAnsi="Arial" w:cs="Arial"/>
        </w:rPr>
        <w:t xml:space="preserve">is </w:t>
      </w:r>
      <w:r w:rsidR="006B0517">
        <w:rPr>
          <w:rFonts w:ascii="Arial" w:hAnsi="Arial" w:cs="Arial"/>
        </w:rPr>
        <w:t xml:space="preserve">collaged together </w:t>
      </w:r>
      <w:r w:rsidR="000D1A4F">
        <w:rPr>
          <w:rFonts w:ascii="Arial" w:hAnsi="Arial" w:cs="Arial"/>
        </w:rPr>
        <w:t xml:space="preserve">into a </w:t>
      </w:r>
      <w:r w:rsidR="009C14B3">
        <w:rPr>
          <w:rFonts w:ascii="Arial" w:hAnsi="Arial" w:cs="Arial"/>
        </w:rPr>
        <w:t>cyanotype</w:t>
      </w:r>
      <w:r w:rsidR="00567360">
        <w:rPr>
          <w:rFonts w:ascii="Arial" w:hAnsi="Arial" w:cs="Arial"/>
        </w:rPr>
        <w:t xml:space="preserve"> </w:t>
      </w:r>
      <w:r w:rsidR="006B0517">
        <w:rPr>
          <w:rFonts w:ascii="Arial" w:hAnsi="Arial" w:cs="Arial"/>
        </w:rPr>
        <w:t>with the</w:t>
      </w:r>
      <w:r w:rsidR="00EC258A">
        <w:rPr>
          <w:rFonts w:ascii="Arial" w:hAnsi="Arial" w:cs="Arial"/>
        </w:rPr>
        <w:t xml:space="preserve"> famous print of the</w:t>
      </w:r>
      <w:r w:rsidR="006B0517">
        <w:rPr>
          <w:rFonts w:ascii="Arial" w:hAnsi="Arial" w:cs="Arial"/>
        </w:rPr>
        <w:t xml:space="preserve"> 1781 Brookes</w:t>
      </w:r>
      <w:r w:rsidR="00EC258A">
        <w:rPr>
          <w:rFonts w:ascii="Arial" w:hAnsi="Arial" w:cs="Arial"/>
        </w:rPr>
        <w:t xml:space="preserve"> slave ship</w:t>
      </w:r>
      <w:r w:rsidR="000D1A4F">
        <w:rPr>
          <w:rFonts w:ascii="Arial" w:hAnsi="Arial" w:cs="Arial"/>
        </w:rPr>
        <w:t>.</w:t>
      </w:r>
      <w:r w:rsidR="0092705A">
        <w:rPr>
          <w:rFonts w:ascii="Arial" w:hAnsi="Arial" w:cs="Arial"/>
        </w:rPr>
        <w:t xml:space="preserve"> </w:t>
      </w:r>
      <w:r w:rsidR="00170947">
        <w:rPr>
          <w:rFonts w:ascii="Arial" w:hAnsi="Arial" w:cs="Arial"/>
        </w:rPr>
        <w:t xml:space="preserve">Boddie’s artist statement reveals his intention to contest </w:t>
      </w:r>
      <w:r w:rsidR="001E671A">
        <w:rPr>
          <w:rFonts w:ascii="Arial" w:hAnsi="Arial" w:cs="Arial"/>
        </w:rPr>
        <w:t xml:space="preserve">the </w:t>
      </w:r>
      <w:r w:rsidR="00344FC7">
        <w:rPr>
          <w:rFonts w:ascii="Arial" w:hAnsi="Arial" w:cs="Arial"/>
        </w:rPr>
        <w:t xml:space="preserve">similarities between </w:t>
      </w:r>
      <w:r w:rsidR="0071683D">
        <w:rPr>
          <w:rFonts w:ascii="Arial" w:hAnsi="Arial" w:cs="Arial"/>
        </w:rPr>
        <w:t xml:space="preserve">the </w:t>
      </w:r>
      <w:r w:rsidR="00F11EF3">
        <w:rPr>
          <w:rFonts w:ascii="Arial" w:hAnsi="Arial" w:cs="Arial"/>
        </w:rPr>
        <w:t xml:space="preserve">violent efficacy of </w:t>
      </w:r>
      <w:r w:rsidR="00151761">
        <w:rPr>
          <w:rFonts w:ascii="Arial" w:hAnsi="Arial" w:cs="Arial"/>
        </w:rPr>
        <w:t xml:space="preserve">the hold and the </w:t>
      </w:r>
      <w:r w:rsidR="00DF4F84">
        <w:rPr>
          <w:rFonts w:ascii="Arial" w:hAnsi="Arial" w:cs="Arial"/>
        </w:rPr>
        <w:t xml:space="preserve">constrictive architecture of </w:t>
      </w:r>
      <w:r w:rsidR="00EE3991">
        <w:rPr>
          <w:rFonts w:ascii="Arial" w:hAnsi="Arial" w:cs="Arial"/>
        </w:rPr>
        <w:t>mid-century public housing.</w:t>
      </w:r>
      <w:r w:rsidR="007207B8">
        <w:rPr>
          <w:rFonts w:ascii="Arial" w:hAnsi="Arial" w:cs="Arial"/>
        </w:rPr>
        <w:t xml:space="preserve"> </w:t>
      </w:r>
      <w:r w:rsidR="00C5231C">
        <w:rPr>
          <w:rFonts w:ascii="Arial" w:hAnsi="Arial" w:cs="Arial"/>
        </w:rPr>
        <w:t xml:space="preserve">Yet, discursively, </w:t>
      </w:r>
      <w:r w:rsidR="00957B4A">
        <w:rPr>
          <w:rFonts w:ascii="Arial" w:hAnsi="Arial" w:cs="Arial"/>
        </w:rPr>
        <w:t>such</w:t>
      </w:r>
      <w:r w:rsidR="00EE5F74">
        <w:rPr>
          <w:rFonts w:ascii="Arial" w:hAnsi="Arial" w:cs="Arial"/>
        </w:rPr>
        <w:t xml:space="preserve"> visual </w:t>
      </w:r>
      <w:r w:rsidR="005F5996">
        <w:rPr>
          <w:rFonts w:ascii="Arial" w:hAnsi="Arial" w:cs="Arial"/>
        </w:rPr>
        <w:t xml:space="preserve">and rhetorical </w:t>
      </w:r>
      <w:r w:rsidR="00EE5F74">
        <w:rPr>
          <w:rFonts w:ascii="Arial" w:hAnsi="Arial" w:cs="Arial"/>
        </w:rPr>
        <w:t>arguments deny the presence of black life</w:t>
      </w:r>
      <w:r w:rsidR="00957B4A">
        <w:rPr>
          <w:rFonts w:ascii="Arial" w:hAnsi="Arial" w:cs="Arial"/>
        </w:rPr>
        <w:t xml:space="preserve"> and the multi-dimensionality of space/place, </w:t>
      </w:r>
      <w:r w:rsidR="008A2EF4">
        <w:rPr>
          <w:rFonts w:ascii="Arial" w:hAnsi="Arial" w:cs="Arial"/>
        </w:rPr>
        <w:t xml:space="preserve">conceding to the view that PLACE is only </w:t>
      </w:r>
      <w:r w:rsidR="00970940">
        <w:rPr>
          <w:rFonts w:ascii="Arial" w:hAnsi="Arial" w:cs="Arial"/>
        </w:rPr>
        <w:t xml:space="preserve">established relative to </w:t>
      </w:r>
      <w:r w:rsidR="00226B1F">
        <w:rPr>
          <w:rFonts w:ascii="Arial" w:hAnsi="Arial" w:cs="Arial"/>
        </w:rPr>
        <w:t xml:space="preserve">material </w:t>
      </w:r>
      <w:r w:rsidR="00A50C1A">
        <w:rPr>
          <w:rFonts w:ascii="Arial" w:hAnsi="Arial" w:cs="Arial"/>
        </w:rPr>
        <w:t xml:space="preserve">claims </w:t>
      </w:r>
      <w:r w:rsidR="008B368A">
        <w:rPr>
          <w:rFonts w:ascii="Arial" w:hAnsi="Arial" w:cs="Arial"/>
        </w:rPr>
        <w:t xml:space="preserve">on power (Baker, </w:t>
      </w:r>
      <w:r w:rsidR="006A40E3">
        <w:rPr>
          <w:rFonts w:ascii="Arial" w:hAnsi="Arial" w:cs="Arial"/>
        </w:rPr>
        <w:t>1991, p. 104).</w:t>
      </w:r>
      <w:r w:rsidR="00970940">
        <w:rPr>
          <w:rFonts w:ascii="Arial" w:hAnsi="Arial" w:cs="Arial"/>
        </w:rPr>
        <w:t xml:space="preserve"> </w:t>
      </w:r>
      <w:r w:rsidR="005F684A">
        <w:rPr>
          <w:rFonts w:ascii="Arial" w:hAnsi="Arial" w:cs="Arial"/>
        </w:rPr>
        <w:t>We point, instead, to the simultaneous phenomenological experience of constricted housing</w:t>
      </w:r>
      <w:r w:rsidR="00852987">
        <w:rPr>
          <w:rFonts w:ascii="Arial" w:hAnsi="Arial" w:cs="Arial"/>
        </w:rPr>
        <w:t xml:space="preserve"> from the inside</w:t>
      </w:r>
      <w:r w:rsidR="00F76F31">
        <w:rPr>
          <w:rFonts w:ascii="Arial" w:hAnsi="Arial" w:cs="Arial"/>
        </w:rPr>
        <w:t xml:space="preserve"> (not external or </w:t>
      </w:r>
      <w:r w:rsidR="006E6F75">
        <w:rPr>
          <w:rFonts w:ascii="Arial" w:hAnsi="Arial" w:cs="Arial"/>
        </w:rPr>
        <w:t>birds’</w:t>
      </w:r>
      <w:r w:rsidR="00F76F31">
        <w:rPr>
          <w:rFonts w:ascii="Arial" w:hAnsi="Arial" w:cs="Arial"/>
        </w:rPr>
        <w:t xml:space="preserve"> eye POV</w:t>
      </w:r>
      <w:r w:rsidR="003656EB">
        <w:rPr>
          <w:rFonts w:ascii="Arial" w:hAnsi="Arial" w:cs="Arial"/>
        </w:rPr>
        <w:t>s</w:t>
      </w:r>
      <w:r w:rsidR="00F76F31">
        <w:rPr>
          <w:rFonts w:ascii="Arial" w:hAnsi="Arial" w:cs="Arial"/>
        </w:rPr>
        <w:t>)</w:t>
      </w:r>
      <w:r w:rsidR="005F684A">
        <w:rPr>
          <w:rFonts w:ascii="Arial" w:hAnsi="Arial" w:cs="Arial"/>
        </w:rPr>
        <w:t xml:space="preserve"> </w:t>
      </w:r>
      <w:r w:rsidR="002F216F">
        <w:rPr>
          <w:rFonts w:ascii="Arial" w:hAnsi="Arial" w:cs="Arial"/>
        </w:rPr>
        <w:t xml:space="preserve">and the long history </w:t>
      </w:r>
      <w:r w:rsidR="004012BB">
        <w:rPr>
          <w:rFonts w:ascii="Arial" w:hAnsi="Arial" w:cs="Arial"/>
        </w:rPr>
        <w:t>of enslaved folk—particularly Black women</w:t>
      </w:r>
      <w:r w:rsidR="00A253C7">
        <w:rPr>
          <w:rFonts w:ascii="Arial" w:hAnsi="Arial" w:cs="Arial"/>
        </w:rPr>
        <w:t>—creating place out of no place (Davis,</w:t>
      </w:r>
      <w:r w:rsidR="00E234EB">
        <w:rPr>
          <w:rFonts w:ascii="Arial" w:hAnsi="Arial" w:cs="Arial"/>
        </w:rPr>
        <w:t xml:space="preserve"> 1981</w:t>
      </w:r>
      <w:r w:rsidR="00A253C7">
        <w:rPr>
          <w:rFonts w:ascii="Arial" w:hAnsi="Arial" w:cs="Arial"/>
        </w:rPr>
        <w:t>; hooks, 1990).</w:t>
      </w:r>
    </w:p>
  </w:endnote>
  <w:endnote w:id="6">
    <w:p w14:paraId="7C017A17" w14:textId="00FC5604" w:rsidR="00531B4C" w:rsidRPr="00294AA8" w:rsidRDefault="00531B4C">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w:t>
      </w:r>
      <w:r w:rsidR="00EC4544" w:rsidRPr="00294AA8">
        <w:rPr>
          <w:rFonts w:ascii="Arial" w:hAnsi="Arial" w:cs="Arial"/>
        </w:rPr>
        <w:t xml:space="preserve">The </w:t>
      </w:r>
      <w:r w:rsidR="007A6D2C" w:rsidRPr="00294AA8">
        <w:rPr>
          <w:rFonts w:ascii="Arial" w:hAnsi="Arial" w:cs="Arial"/>
        </w:rPr>
        <w:t>myth of the</w:t>
      </w:r>
      <w:r w:rsidR="00EC4544" w:rsidRPr="00294AA8">
        <w:rPr>
          <w:rFonts w:ascii="Arial" w:hAnsi="Arial" w:cs="Arial"/>
        </w:rPr>
        <w:t xml:space="preserve"> ‘culture of poverty,’ of course</w:t>
      </w:r>
      <w:r w:rsidR="00FB3699" w:rsidRPr="00294AA8">
        <w:rPr>
          <w:rFonts w:ascii="Arial" w:hAnsi="Arial" w:cs="Arial"/>
        </w:rPr>
        <w:t xml:space="preserve">, </w:t>
      </w:r>
      <w:r w:rsidR="00EC4544" w:rsidRPr="00294AA8">
        <w:rPr>
          <w:rFonts w:ascii="Arial" w:hAnsi="Arial" w:cs="Arial"/>
        </w:rPr>
        <w:t>originates with Oscar Lewis</w:t>
      </w:r>
      <w:r w:rsidR="00B97C54">
        <w:rPr>
          <w:rFonts w:ascii="Arial" w:hAnsi="Arial" w:cs="Arial"/>
        </w:rPr>
        <w:t>’s comparative analysis of Mexican families</w:t>
      </w:r>
      <w:r w:rsidR="00F33C5A" w:rsidRPr="00225A93">
        <w:rPr>
          <w:rFonts w:ascii="Arial" w:hAnsi="Arial" w:cs="Arial"/>
        </w:rPr>
        <w:t>.</w:t>
      </w:r>
      <w:r w:rsidR="00BB6AAE" w:rsidRPr="00294AA8">
        <w:rPr>
          <w:rFonts w:ascii="Arial" w:hAnsi="Arial" w:cs="Arial"/>
        </w:rPr>
        <w:t xml:space="preserve"> </w:t>
      </w:r>
      <w:r w:rsidR="00A36B23" w:rsidRPr="00225A93">
        <w:rPr>
          <w:rFonts w:ascii="Arial" w:hAnsi="Arial" w:cs="Arial"/>
        </w:rPr>
        <w:t xml:space="preserve">In </w:t>
      </w:r>
      <w:r w:rsidR="00C052D1" w:rsidRPr="00294AA8">
        <w:rPr>
          <w:rFonts w:ascii="Arial" w:hAnsi="Arial" w:cs="Arial"/>
        </w:rPr>
        <w:t>1993</w:t>
      </w:r>
      <w:r w:rsidR="000751E7" w:rsidRPr="00225A93">
        <w:rPr>
          <w:rFonts w:ascii="Arial" w:hAnsi="Arial" w:cs="Arial"/>
        </w:rPr>
        <w:t xml:space="preserve">, </w:t>
      </w:r>
      <w:r w:rsidR="00BB6AAE" w:rsidRPr="00294AA8">
        <w:rPr>
          <w:rFonts w:ascii="Arial" w:hAnsi="Arial" w:cs="Arial"/>
        </w:rPr>
        <w:t xml:space="preserve">Eugene Rivers famously </w:t>
      </w:r>
      <w:r w:rsidR="00486128" w:rsidRPr="00225A93">
        <w:rPr>
          <w:rFonts w:ascii="Arial" w:hAnsi="Arial" w:cs="Arial"/>
        </w:rPr>
        <w:t xml:space="preserve">extended </w:t>
      </w:r>
      <w:r w:rsidR="002F2A7D" w:rsidRPr="00294AA8">
        <w:rPr>
          <w:rFonts w:ascii="Arial" w:hAnsi="Arial" w:cs="Arial"/>
        </w:rPr>
        <w:t xml:space="preserve">the </w:t>
      </w:r>
      <w:r w:rsidR="00920936" w:rsidRPr="00294AA8">
        <w:rPr>
          <w:rFonts w:ascii="Arial" w:hAnsi="Arial" w:cs="Arial"/>
        </w:rPr>
        <w:t xml:space="preserve">mythological </w:t>
      </w:r>
      <w:r w:rsidR="002F2A7D" w:rsidRPr="00294AA8">
        <w:rPr>
          <w:rFonts w:ascii="Arial" w:hAnsi="Arial" w:cs="Arial"/>
        </w:rPr>
        <w:t>import</w:t>
      </w:r>
      <w:r w:rsidR="007572B6" w:rsidRPr="00294AA8">
        <w:rPr>
          <w:rFonts w:ascii="Arial" w:hAnsi="Arial" w:cs="Arial"/>
        </w:rPr>
        <w:t xml:space="preserve"> of </w:t>
      </w:r>
      <w:r w:rsidR="008B1CA9" w:rsidRPr="00294AA8">
        <w:rPr>
          <w:rFonts w:ascii="Arial" w:hAnsi="Arial" w:cs="Arial"/>
        </w:rPr>
        <w:t>the</w:t>
      </w:r>
      <w:r w:rsidR="00920936" w:rsidRPr="00294AA8">
        <w:rPr>
          <w:rFonts w:ascii="Arial" w:hAnsi="Arial" w:cs="Arial"/>
        </w:rPr>
        <w:t xml:space="preserve"> theory </w:t>
      </w:r>
      <w:r w:rsidR="0045716C" w:rsidRPr="00225A93">
        <w:rPr>
          <w:rFonts w:ascii="Arial" w:hAnsi="Arial" w:cs="Arial"/>
        </w:rPr>
        <w:t xml:space="preserve">to </w:t>
      </w:r>
      <w:r w:rsidR="00B453C8" w:rsidRPr="00294AA8">
        <w:rPr>
          <w:rFonts w:ascii="Arial" w:hAnsi="Arial" w:cs="Arial"/>
        </w:rPr>
        <w:t>urban residents</w:t>
      </w:r>
      <w:r w:rsidR="00BB6AAE" w:rsidRPr="00294AA8">
        <w:rPr>
          <w:rFonts w:ascii="Arial" w:hAnsi="Arial" w:cs="Arial"/>
        </w:rPr>
        <w:t xml:space="preserve">, many of them in public housing, </w:t>
      </w:r>
      <w:r w:rsidR="00D142AF" w:rsidRPr="00294AA8">
        <w:rPr>
          <w:rFonts w:ascii="Arial" w:hAnsi="Arial" w:cs="Arial"/>
        </w:rPr>
        <w:t>whom</w:t>
      </w:r>
      <w:r w:rsidR="001E7C73" w:rsidRPr="00294AA8">
        <w:rPr>
          <w:rFonts w:ascii="Arial" w:hAnsi="Arial" w:cs="Arial"/>
        </w:rPr>
        <w:t xml:space="preserve"> River</w:t>
      </w:r>
      <w:r w:rsidR="00A2272C" w:rsidRPr="00294AA8">
        <w:rPr>
          <w:rFonts w:ascii="Arial" w:hAnsi="Arial" w:cs="Arial"/>
        </w:rPr>
        <w:t xml:space="preserve">s </w:t>
      </w:r>
      <w:r w:rsidR="00A2272C" w:rsidRPr="00294AA8">
        <w:rPr>
          <w:rFonts w:ascii="Arial" w:hAnsi="Arial" w:cs="Arial"/>
        </w:rPr>
        <w:t>claimed “</w:t>
      </w:r>
      <w:r w:rsidR="00A2272C" w:rsidRPr="00294AA8">
        <w:rPr>
          <w:sz w:val="21"/>
          <w:szCs w:val="21"/>
        </w:rPr>
        <w:t xml:space="preserve">would be ineligible to qualify for </w:t>
      </w:r>
      <w:r w:rsidR="00A2272C" w:rsidRPr="00294AA8">
        <w:rPr>
          <w:rStyle w:val="Emphasis"/>
          <w:i w:val="0"/>
          <w:iCs w:val="0"/>
          <w:sz w:val="21"/>
          <w:szCs w:val="21"/>
        </w:rPr>
        <w:t>slavery</w:t>
      </w:r>
      <w:r w:rsidR="00D142AF" w:rsidRPr="00294AA8">
        <w:rPr>
          <w:rStyle w:val="Emphasis"/>
          <w:i w:val="0"/>
          <w:iCs w:val="0"/>
          <w:sz w:val="21"/>
          <w:szCs w:val="21"/>
        </w:rPr>
        <w:t>.”</w:t>
      </w:r>
      <w:r w:rsidR="00BB6AAE" w:rsidRPr="00294AA8">
        <w:rPr>
          <w:rFonts w:ascii="Arial" w:hAnsi="Arial" w:cs="Arial"/>
        </w:rPr>
        <w:t xml:space="preserve">  </w:t>
      </w:r>
      <w:r w:rsidR="005E354A" w:rsidRPr="00294AA8">
        <w:rPr>
          <w:rFonts w:ascii="Arial" w:hAnsi="Arial" w:cs="Arial"/>
        </w:rPr>
        <w:t xml:space="preserve">Harding, </w:t>
      </w:r>
      <w:r w:rsidR="00BB6AAE" w:rsidRPr="00294AA8">
        <w:rPr>
          <w:rFonts w:ascii="Arial" w:hAnsi="Arial" w:cs="Arial"/>
        </w:rPr>
        <w:t>Lamont</w:t>
      </w:r>
      <w:r w:rsidR="00D473A7" w:rsidRPr="00225A93">
        <w:rPr>
          <w:rFonts w:ascii="Arial" w:hAnsi="Arial" w:cs="Arial"/>
        </w:rPr>
        <w:t xml:space="preserve"> and </w:t>
      </w:r>
      <w:r w:rsidR="00D96CB0" w:rsidRPr="00294AA8">
        <w:rPr>
          <w:rFonts w:ascii="Arial" w:hAnsi="Arial" w:cs="Arial"/>
        </w:rPr>
        <w:t>Small</w:t>
      </w:r>
      <w:r w:rsidR="00D473A7" w:rsidRPr="00225A93">
        <w:rPr>
          <w:rFonts w:ascii="Arial" w:hAnsi="Arial" w:cs="Arial"/>
        </w:rPr>
        <w:t xml:space="preserve">’s </w:t>
      </w:r>
      <w:r w:rsidR="00D96CB0" w:rsidRPr="00225A93">
        <w:rPr>
          <w:rFonts w:ascii="Arial" w:hAnsi="Arial" w:cs="Arial"/>
        </w:rPr>
        <w:t>(2010</w:t>
      </w:r>
      <w:r w:rsidR="00D96CB0">
        <w:rPr>
          <w:rFonts w:ascii="Arial" w:hAnsi="Arial" w:cs="Arial"/>
        </w:rPr>
        <w:t xml:space="preserve">) </w:t>
      </w:r>
      <w:r w:rsidR="00D473A7">
        <w:rPr>
          <w:rFonts w:ascii="Arial" w:hAnsi="Arial" w:cs="Arial"/>
        </w:rPr>
        <w:t>historiography</w:t>
      </w:r>
      <w:r w:rsidR="005F24B4">
        <w:rPr>
          <w:rFonts w:ascii="Arial" w:hAnsi="Arial" w:cs="Arial"/>
        </w:rPr>
        <w:t xml:space="preserve"> shows </w:t>
      </w:r>
      <w:r w:rsidR="006370D7">
        <w:rPr>
          <w:rFonts w:ascii="Arial" w:hAnsi="Arial" w:cs="Arial"/>
        </w:rPr>
        <w:t>th</w:t>
      </w:r>
      <w:r w:rsidR="00EF0DDF">
        <w:rPr>
          <w:rFonts w:ascii="Arial" w:hAnsi="Arial" w:cs="Arial"/>
        </w:rPr>
        <w:t xml:space="preserve">at </w:t>
      </w:r>
      <w:r w:rsidR="006370D7">
        <w:rPr>
          <w:rFonts w:ascii="Arial" w:hAnsi="Arial" w:cs="Arial"/>
        </w:rPr>
        <w:t>culture of poverty</w:t>
      </w:r>
      <w:r w:rsidR="005E1FC5" w:rsidRPr="00294AA8">
        <w:rPr>
          <w:rFonts w:ascii="Arial" w:hAnsi="Arial" w:cs="Arial"/>
        </w:rPr>
        <w:t xml:space="preserve"> studies have </w:t>
      </w:r>
      <w:r w:rsidR="00E05326" w:rsidRPr="00294AA8">
        <w:rPr>
          <w:rFonts w:ascii="Arial" w:hAnsi="Arial" w:cs="Arial"/>
        </w:rPr>
        <w:t xml:space="preserve">evolved, </w:t>
      </w:r>
      <w:r w:rsidR="000773B9" w:rsidRPr="000773B9">
        <w:rPr>
          <w:rFonts w:ascii="Arial" w:hAnsi="Arial" w:cs="Arial"/>
        </w:rPr>
        <w:t>eschewing</w:t>
      </w:r>
      <w:r w:rsidR="00E05326" w:rsidRPr="00294AA8">
        <w:rPr>
          <w:rFonts w:ascii="Arial" w:hAnsi="Arial" w:cs="Arial"/>
        </w:rPr>
        <w:t xml:space="preserve"> the thesis</w:t>
      </w:r>
      <w:r w:rsidR="00FC1459">
        <w:rPr>
          <w:rFonts w:ascii="Arial" w:hAnsi="Arial" w:cs="Arial"/>
        </w:rPr>
        <w:t xml:space="preserve"> blaming the poor</w:t>
      </w:r>
      <w:r w:rsidR="00E05326" w:rsidRPr="00294AA8">
        <w:rPr>
          <w:rFonts w:ascii="Arial" w:hAnsi="Arial" w:cs="Arial"/>
        </w:rPr>
        <w:t xml:space="preserve"> and</w:t>
      </w:r>
      <w:r w:rsidR="00D35A66">
        <w:rPr>
          <w:rFonts w:ascii="Arial" w:hAnsi="Arial" w:cs="Arial"/>
        </w:rPr>
        <w:t xml:space="preserve"> productively</w:t>
      </w:r>
      <w:r w:rsidR="00E05326" w:rsidRPr="00294AA8">
        <w:rPr>
          <w:rFonts w:ascii="Arial" w:hAnsi="Arial" w:cs="Arial"/>
        </w:rPr>
        <w:t xml:space="preserve"> </w:t>
      </w:r>
      <w:r w:rsidR="00F05CFB" w:rsidRPr="00294AA8">
        <w:rPr>
          <w:rFonts w:ascii="Arial" w:hAnsi="Arial" w:cs="Arial"/>
        </w:rPr>
        <w:t>focusing on</w:t>
      </w:r>
      <w:r w:rsidR="000773B9">
        <w:rPr>
          <w:rFonts w:ascii="Arial" w:hAnsi="Arial" w:cs="Arial"/>
        </w:rPr>
        <w:t xml:space="preserve"> </w:t>
      </w:r>
      <w:r w:rsidR="00C2488F">
        <w:rPr>
          <w:rFonts w:ascii="Arial" w:hAnsi="Arial" w:cs="Arial"/>
        </w:rPr>
        <w:t>poverty’s</w:t>
      </w:r>
      <w:r w:rsidR="00F05CFB" w:rsidRPr="00294AA8">
        <w:rPr>
          <w:rFonts w:ascii="Arial" w:hAnsi="Arial" w:cs="Arial"/>
        </w:rPr>
        <w:t xml:space="preserve"> structural effect</w:t>
      </w:r>
      <w:r w:rsidR="00D96CB0">
        <w:rPr>
          <w:rFonts w:ascii="Arial" w:hAnsi="Arial" w:cs="Arial"/>
        </w:rPr>
        <w:t>s</w:t>
      </w:r>
      <w:r w:rsidR="006E6F75">
        <w:rPr>
          <w:rFonts w:ascii="Arial" w:hAnsi="Arial" w:cs="Arial"/>
        </w:rPr>
        <w:t>.</w:t>
      </w:r>
    </w:p>
  </w:endnote>
  <w:endnote w:id="7">
    <w:p w14:paraId="23FB1073" w14:textId="3E781ACC" w:rsidR="007B273D" w:rsidRPr="00294AA8" w:rsidRDefault="007B273D" w:rsidP="007B273D">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w:t>
      </w:r>
      <w:r w:rsidR="009732BB">
        <w:rPr>
          <w:rFonts w:ascii="Arial" w:hAnsi="Arial" w:cs="Arial"/>
        </w:rPr>
        <w:t xml:space="preserve">The </w:t>
      </w:r>
      <w:r w:rsidR="00101411">
        <w:rPr>
          <w:rFonts w:ascii="Arial" w:hAnsi="Arial" w:cs="Arial"/>
        </w:rPr>
        <w:t>following time-stamped pages</w:t>
      </w:r>
      <w:r w:rsidR="00AA3068">
        <w:rPr>
          <w:rFonts w:ascii="Arial" w:hAnsi="Arial" w:cs="Arial"/>
        </w:rPr>
        <w:t xml:space="preserve"> were </w:t>
      </w:r>
      <w:r w:rsidR="0051025C">
        <w:rPr>
          <w:rFonts w:ascii="Arial" w:hAnsi="Arial" w:cs="Arial"/>
        </w:rPr>
        <w:t xml:space="preserve">located through </w:t>
      </w:r>
      <w:r w:rsidR="006E6028">
        <w:rPr>
          <w:rFonts w:ascii="Arial" w:hAnsi="Arial" w:cs="Arial"/>
        </w:rPr>
        <w:t>the Internet Archive’s Wayback Machine</w:t>
      </w:r>
      <w:r w:rsidR="009F3CB2">
        <w:rPr>
          <w:rFonts w:ascii="Arial" w:hAnsi="Arial" w:cs="Arial"/>
        </w:rPr>
        <w:t>:</w:t>
      </w:r>
    </w:p>
    <w:p w14:paraId="766A6F3B" w14:textId="4A663294" w:rsidR="007B273D" w:rsidRDefault="00407348" w:rsidP="00294AA8">
      <w:pPr>
        <w:pStyle w:val="EndnoteText"/>
        <w:numPr>
          <w:ilvl w:val="0"/>
          <w:numId w:val="6"/>
        </w:numPr>
        <w:rPr>
          <w:rFonts w:ascii="Arial" w:hAnsi="Arial" w:cs="Arial"/>
        </w:rPr>
      </w:pPr>
      <w:r>
        <w:rPr>
          <w:rFonts w:ascii="Arial" w:hAnsi="Arial" w:cs="Arial"/>
        </w:rPr>
        <w:t>March</w:t>
      </w:r>
      <w:r w:rsidR="0020310D">
        <w:rPr>
          <w:rFonts w:ascii="Arial" w:hAnsi="Arial" w:cs="Arial"/>
        </w:rPr>
        <w:t xml:space="preserve"> </w:t>
      </w:r>
      <w:r w:rsidR="0020310D" w:rsidRPr="005E7B13">
        <w:rPr>
          <w:rFonts w:ascii="Arial" w:hAnsi="Arial" w:cs="Arial"/>
        </w:rPr>
        <w:t>24, 2014</w:t>
      </w:r>
      <w:r w:rsidR="0020310D">
        <w:rPr>
          <w:rFonts w:ascii="Arial" w:hAnsi="Arial" w:cs="Arial"/>
        </w:rPr>
        <w:t xml:space="preserve">:  </w:t>
      </w:r>
      <w:hyperlink r:id="rId1" w:history="1">
        <w:r w:rsidR="0020310D" w:rsidRPr="00294AA8">
          <w:rPr>
            <w:rStyle w:val="Hyperlink"/>
            <w:rFonts w:ascii="Arial" w:hAnsi="Arial" w:cs="Arial"/>
          </w:rPr>
          <w:t>https://web.archive.org/web/20220327001944/https://www.hud.gov/</w:t>
        </w:r>
      </w:hyperlink>
    </w:p>
    <w:p w14:paraId="283232BF" w14:textId="12D1BE1C" w:rsidR="0020310D" w:rsidRPr="00294AA8" w:rsidRDefault="0020310D" w:rsidP="00294AA8">
      <w:pPr>
        <w:pStyle w:val="EndnoteText"/>
        <w:numPr>
          <w:ilvl w:val="0"/>
          <w:numId w:val="6"/>
        </w:numPr>
        <w:rPr>
          <w:rFonts w:ascii="Arial" w:hAnsi="Arial" w:cs="Arial"/>
        </w:rPr>
      </w:pPr>
      <w:r>
        <w:rPr>
          <w:rFonts w:ascii="Arial" w:hAnsi="Arial" w:cs="Arial"/>
        </w:rPr>
        <w:t>M</w:t>
      </w:r>
      <w:r w:rsidRPr="005E7B13">
        <w:rPr>
          <w:rFonts w:ascii="Arial" w:hAnsi="Arial" w:cs="Arial"/>
        </w:rPr>
        <w:t>arch 27, 2019</w:t>
      </w:r>
      <w:r>
        <w:rPr>
          <w:rFonts w:ascii="Arial" w:hAnsi="Arial" w:cs="Arial"/>
        </w:rPr>
        <w:t xml:space="preserve">: </w:t>
      </w:r>
      <w:hyperlink r:id="rId2" w:history="1">
        <w:r w:rsidRPr="005E7B13">
          <w:rPr>
            <w:rStyle w:val="Hyperlink"/>
            <w:rFonts w:ascii="Arial" w:hAnsi="Arial" w:cs="Arial"/>
          </w:rPr>
          <w:t>https://web.archive.org/web/20190327042646/https://www.hud.gov/</w:t>
        </w:r>
      </w:hyperlink>
    </w:p>
    <w:p w14:paraId="6C3A1F18" w14:textId="2B13F1B7" w:rsidR="007B273D" w:rsidRPr="00294AA8" w:rsidRDefault="00407348" w:rsidP="00294AA8">
      <w:pPr>
        <w:pStyle w:val="EndnoteText"/>
        <w:numPr>
          <w:ilvl w:val="0"/>
          <w:numId w:val="6"/>
        </w:numPr>
        <w:rPr>
          <w:rFonts w:ascii="Arial" w:hAnsi="Arial" w:cs="Arial"/>
        </w:rPr>
      </w:pPr>
      <w:r>
        <w:rPr>
          <w:rFonts w:ascii="Arial" w:hAnsi="Arial" w:cs="Arial"/>
        </w:rPr>
        <w:t xml:space="preserve">March </w:t>
      </w:r>
      <w:r w:rsidRPr="005E7B13">
        <w:rPr>
          <w:rFonts w:ascii="Arial" w:hAnsi="Arial" w:cs="Arial"/>
        </w:rPr>
        <w:t>27, 2022</w:t>
      </w:r>
      <w:r>
        <w:rPr>
          <w:rFonts w:ascii="Arial" w:hAnsi="Arial" w:cs="Arial"/>
        </w:rPr>
        <w:t xml:space="preserve">: </w:t>
      </w:r>
      <w:hyperlink r:id="rId3" w:history="1">
        <w:r w:rsidRPr="00294AA8">
          <w:rPr>
            <w:rStyle w:val="Hyperlink"/>
            <w:rFonts w:ascii="Arial" w:hAnsi="Arial" w:cs="Arial"/>
          </w:rPr>
          <w:t>https://web.archive.org/web/20220327001944/https://www.hud.gov/</w:t>
        </w:r>
      </w:hyperlink>
    </w:p>
    <w:p w14:paraId="7B4A7FC5" w14:textId="1EFB5524" w:rsidR="007B273D" w:rsidRPr="00294AA8" w:rsidRDefault="0020310D" w:rsidP="00294AA8">
      <w:pPr>
        <w:pStyle w:val="EndnoteText"/>
        <w:numPr>
          <w:ilvl w:val="0"/>
          <w:numId w:val="6"/>
        </w:numPr>
        <w:rPr>
          <w:rFonts w:ascii="Arial" w:hAnsi="Arial" w:cs="Arial"/>
        </w:rPr>
      </w:pPr>
      <w:r>
        <w:rPr>
          <w:rFonts w:ascii="Arial" w:hAnsi="Arial" w:cs="Arial"/>
        </w:rPr>
        <w:t>January 14, 2026</w:t>
      </w:r>
      <w:r w:rsidR="007B273D" w:rsidRPr="00294AA8">
        <w:rPr>
          <w:rFonts w:ascii="Arial" w:hAnsi="Arial" w:cs="Arial"/>
        </w:rPr>
        <w:t>: https://data.hud.gov/</w:t>
      </w:r>
    </w:p>
  </w:endnote>
  <w:endnote w:id="8">
    <w:p w14:paraId="6FC0571A" w14:textId="4D2E6952" w:rsidR="00B507D6" w:rsidRDefault="00B507D6">
      <w:pPr>
        <w:pStyle w:val="EndnoteText"/>
      </w:pPr>
      <w:r w:rsidRPr="00294AA8">
        <w:rPr>
          <w:rStyle w:val="EndnoteReference"/>
          <w:sz w:val="21"/>
          <w:szCs w:val="21"/>
        </w:rPr>
        <w:endnoteRef/>
      </w:r>
      <w:r w:rsidRPr="00294AA8">
        <w:rPr>
          <w:sz w:val="21"/>
          <w:szCs w:val="21"/>
        </w:rPr>
        <w:t xml:space="preserve"> </w:t>
      </w:r>
      <w:r w:rsidR="00025AB4">
        <w:rPr>
          <w:rFonts w:ascii="Arial" w:hAnsi="Arial" w:cs="Arial"/>
        </w:rPr>
        <w:t>T</w:t>
      </w:r>
      <w:r w:rsidRPr="005E7B13">
        <w:rPr>
          <w:rFonts w:ascii="Arial" w:hAnsi="Arial" w:cs="Arial"/>
        </w:rPr>
        <w:t xml:space="preserve">he rise of critical cartography is further complicated by the digital age. </w:t>
      </w:r>
      <w:r w:rsidR="001B0AFB">
        <w:rPr>
          <w:rFonts w:ascii="Arial" w:hAnsi="Arial" w:cs="Arial"/>
        </w:rPr>
        <w:t>The field</w:t>
      </w:r>
      <w:r w:rsidR="00DF34E2">
        <w:rPr>
          <w:rFonts w:ascii="Arial" w:hAnsi="Arial" w:cs="Arial"/>
        </w:rPr>
        <w:t>’s</w:t>
      </w:r>
      <w:r w:rsidRPr="005E7B13">
        <w:rPr>
          <w:rFonts w:ascii="Arial" w:hAnsi="Arial" w:cs="Arial"/>
        </w:rPr>
        <w:t xml:space="preserve"> </w:t>
      </w:r>
      <w:r w:rsidR="00DF34E2">
        <w:rPr>
          <w:rFonts w:ascii="Arial" w:hAnsi="Arial" w:cs="Arial"/>
        </w:rPr>
        <w:t>reflexivity is only de</w:t>
      </w:r>
      <w:r w:rsidR="00AC26FF">
        <w:rPr>
          <w:rFonts w:ascii="Arial" w:hAnsi="Arial" w:cs="Arial"/>
        </w:rPr>
        <w:t>e</w:t>
      </w:r>
      <w:r w:rsidR="00402A40">
        <w:rPr>
          <w:rFonts w:ascii="Arial" w:hAnsi="Arial" w:cs="Arial"/>
        </w:rPr>
        <w:t>pened</w:t>
      </w:r>
      <w:r w:rsidRPr="005E7B13">
        <w:rPr>
          <w:rFonts w:ascii="Arial" w:hAnsi="Arial" w:cs="Arial"/>
        </w:rPr>
        <w:t xml:space="preserve"> because of tools like GIS technology, which can be left to a layperson to construct and share. </w:t>
      </w:r>
      <w:r w:rsidR="00BA0CCF">
        <w:rPr>
          <w:rFonts w:ascii="Arial" w:hAnsi="Arial" w:cs="Arial"/>
        </w:rPr>
        <w:t xml:space="preserve">No longer requiring the cartographer’s </w:t>
      </w:r>
      <w:r w:rsidR="004B3726">
        <w:rPr>
          <w:rFonts w:ascii="Arial" w:hAnsi="Arial" w:cs="Arial"/>
        </w:rPr>
        <w:t xml:space="preserve">expertise, </w:t>
      </w:r>
      <w:r w:rsidRPr="005E7B13">
        <w:rPr>
          <w:rFonts w:ascii="Arial" w:hAnsi="Arial" w:cs="Arial"/>
        </w:rPr>
        <w:t xml:space="preserve">Google’s GIS technology is open for interpretation in the sense that anybody can edit its 3D maps as they see fit (Cooper et. al, 2016; </w:t>
      </w:r>
      <w:r w:rsidRPr="00294AA8">
        <w:rPr>
          <w:rFonts w:ascii="Arial" w:hAnsi="Arial" w:cs="Arial"/>
        </w:rPr>
        <w:t xml:space="preserve">Crampton, 2009). This new reality means that all digital maps </w:t>
      </w:r>
      <w:r w:rsidR="004B3726" w:rsidRPr="00294AA8">
        <w:rPr>
          <w:rFonts w:ascii="Arial" w:hAnsi="Arial" w:cs="Arial"/>
        </w:rPr>
        <w:t xml:space="preserve">should </w:t>
      </w:r>
      <w:r w:rsidRPr="00294AA8">
        <w:rPr>
          <w:rFonts w:ascii="Arial" w:hAnsi="Arial" w:cs="Arial"/>
        </w:rPr>
        <w:t>be considered “biased</w:t>
      </w:r>
      <w:r w:rsidR="00F1131D" w:rsidRPr="00294AA8">
        <w:rPr>
          <w:rFonts w:ascii="Arial" w:hAnsi="Arial" w:cs="Arial"/>
        </w:rPr>
        <w:t>,</w:t>
      </w:r>
      <w:r w:rsidRPr="00294AA8">
        <w:rPr>
          <w:rFonts w:ascii="Arial" w:hAnsi="Arial" w:cs="Arial"/>
        </w:rPr>
        <w:t>” but</w:t>
      </w:r>
      <w:r w:rsidR="00F1131D" w:rsidRPr="00294AA8">
        <w:rPr>
          <w:rFonts w:ascii="Arial" w:hAnsi="Arial" w:cs="Arial"/>
        </w:rPr>
        <w:t xml:space="preserve"> </w:t>
      </w:r>
      <w:r w:rsidRPr="00294AA8">
        <w:rPr>
          <w:rFonts w:ascii="Arial" w:hAnsi="Arial" w:cs="Arial"/>
        </w:rPr>
        <w:t xml:space="preserve">because maps are historically </w:t>
      </w:r>
      <w:r w:rsidR="00F1131D" w:rsidRPr="00294AA8">
        <w:rPr>
          <w:rFonts w:ascii="Arial" w:hAnsi="Arial" w:cs="Arial"/>
        </w:rPr>
        <w:t xml:space="preserve">and naturally </w:t>
      </w:r>
      <w:r w:rsidRPr="00294AA8">
        <w:rPr>
          <w:rFonts w:ascii="Arial" w:hAnsi="Arial" w:cs="Arial"/>
        </w:rPr>
        <w:t xml:space="preserve">authorized as truthful documents, even ones created by amateur geographers </w:t>
      </w:r>
      <w:r w:rsidR="0072186C" w:rsidRPr="00294AA8">
        <w:rPr>
          <w:rFonts w:ascii="Arial" w:hAnsi="Arial" w:cs="Arial"/>
        </w:rPr>
        <w:t xml:space="preserve">might </w:t>
      </w:r>
      <w:r w:rsidRPr="00294AA8">
        <w:rPr>
          <w:rFonts w:ascii="Arial" w:hAnsi="Arial" w:cs="Arial"/>
        </w:rPr>
        <w:t xml:space="preserve">be accepted as </w:t>
      </w:r>
      <w:r w:rsidR="000D21B9" w:rsidRPr="00294AA8">
        <w:rPr>
          <w:rFonts w:ascii="Arial" w:hAnsi="Arial" w:cs="Arial"/>
        </w:rPr>
        <w:t>valid</w:t>
      </w:r>
      <w:r w:rsidRPr="00294AA8">
        <w:rPr>
          <w:rFonts w:ascii="Arial" w:hAnsi="Arial" w:cs="Arial"/>
        </w:rPr>
        <w:t xml:space="preserve">. For our purposes, this flexibility in standards is fortuitous. The incline in digital mapping means that no map is stable and, instead, </w:t>
      </w:r>
      <w:r w:rsidR="00BC1CBA" w:rsidRPr="00294AA8">
        <w:rPr>
          <w:rFonts w:ascii="Arial" w:hAnsi="Arial" w:cs="Arial"/>
        </w:rPr>
        <w:t xml:space="preserve">as Cooper et. al (2016) affirm, </w:t>
      </w:r>
      <w:r w:rsidRPr="00294AA8">
        <w:rPr>
          <w:rFonts w:ascii="Arial" w:hAnsi="Arial" w:cs="Arial"/>
        </w:rPr>
        <w:t xml:space="preserve">any effort at representing space through these means in today’s digital age </w:t>
      </w:r>
      <w:r w:rsidR="00341230" w:rsidRPr="00294AA8">
        <w:rPr>
          <w:rFonts w:ascii="Arial" w:hAnsi="Arial" w:cs="Arial"/>
        </w:rPr>
        <w:t>furthers</w:t>
      </w:r>
      <w:r w:rsidRPr="00294AA8">
        <w:rPr>
          <w:rFonts w:ascii="Arial" w:hAnsi="Arial" w:cs="Arial"/>
        </w:rPr>
        <w:t xml:space="preserve"> a critical view of geograph</w:t>
      </w:r>
      <w:r w:rsidR="00341230" w:rsidRPr="00EF6496">
        <w:rPr>
          <w:rFonts w:ascii="Arial" w:hAnsi="Arial" w:cs="Arial"/>
        </w:rPr>
        <w:t>y.</w:t>
      </w:r>
    </w:p>
  </w:endnote>
  <w:endnote w:id="9">
    <w:p w14:paraId="22878920" w14:textId="4B46D45C" w:rsidR="0072516A" w:rsidRPr="00294AA8" w:rsidRDefault="0072516A" w:rsidP="00294AA8">
      <w:pPr>
        <w:rPr>
          <w:rFonts w:ascii="Arial" w:hAnsi="Arial" w:cs="Arial"/>
        </w:rPr>
      </w:pPr>
      <w:r w:rsidRPr="00294AA8">
        <w:rPr>
          <w:rStyle w:val="EndnoteReference"/>
          <w:rFonts w:ascii="Arial" w:hAnsi="Arial" w:cs="Arial"/>
          <w:sz w:val="20"/>
          <w:szCs w:val="20"/>
        </w:rPr>
        <w:endnoteRef/>
      </w:r>
      <w:r w:rsidRPr="00294AA8">
        <w:rPr>
          <w:rFonts w:ascii="Arial" w:hAnsi="Arial" w:cs="Arial"/>
          <w:sz w:val="20"/>
          <w:szCs w:val="20"/>
        </w:rPr>
        <w:t xml:space="preserve"> </w:t>
      </w:r>
      <w:r w:rsidR="00DE1952">
        <w:rPr>
          <w:rFonts w:ascii="Arial" w:hAnsi="Arial" w:cs="Arial"/>
          <w:sz w:val="20"/>
          <w:szCs w:val="20"/>
        </w:rPr>
        <w:t xml:space="preserve">This is one of the most comprehensive </w:t>
      </w:r>
      <w:r w:rsidR="00AB10A3">
        <w:rPr>
          <w:rFonts w:ascii="Arial" w:hAnsi="Arial" w:cs="Arial"/>
          <w:sz w:val="20"/>
          <w:szCs w:val="20"/>
        </w:rPr>
        <w:t xml:space="preserve">lists we’ve located of </w:t>
      </w:r>
      <w:r w:rsidR="002D3423">
        <w:rPr>
          <w:rFonts w:ascii="Arial" w:hAnsi="Arial" w:cs="Arial"/>
          <w:sz w:val="20"/>
          <w:szCs w:val="20"/>
        </w:rPr>
        <w:t>historic public housing:</w:t>
      </w:r>
      <w:r w:rsidR="00510973" w:rsidRPr="00294AA8">
        <w:rPr>
          <w:rFonts w:ascii="Arial" w:hAnsi="Arial" w:cs="Arial"/>
          <w:sz w:val="20"/>
          <w:szCs w:val="20"/>
        </w:rPr>
        <w:t xml:space="preserve"> </w:t>
      </w:r>
      <w:hyperlink r:id="rId4" w:history="1">
        <w:r w:rsidR="00510973" w:rsidRPr="00294AA8">
          <w:rPr>
            <w:rStyle w:val="Hyperlink"/>
            <w:rFonts w:ascii="Arial" w:hAnsi="Arial" w:cs="Arial"/>
            <w:sz w:val="20"/>
            <w:szCs w:val="20"/>
          </w:rPr>
          <w:t>https://en.wikipedia.org/wiki/List_of_public_housing_developments_in_the_United_States</w:t>
        </w:r>
      </w:hyperlink>
    </w:p>
  </w:endnote>
  <w:endnote w:id="10">
    <w:p w14:paraId="60290722" w14:textId="77777777" w:rsidR="007F693D" w:rsidRPr="00294AA8" w:rsidRDefault="007F693D" w:rsidP="007F693D">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We think it’s important to note that this source serves as a handbook for best metadata practices for library professionals and information activists interested in “diverse, equitable, and inclusive description” and, therefore, falls under the rubric of the now politicized framework of </w:t>
      </w:r>
      <w:r w:rsidRPr="00294AA8">
        <w:rPr>
          <w:rFonts w:ascii="Arial" w:hAnsi="Arial" w:cs="Arial"/>
          <w:i/>
          <w:iCs/>
        </w:rPr>
        <w:t>DEI.</w:t>
      </w:r>
      <w:r w:rsidRPr="00294AA8">
        <w:rPr>
          <w:rFonts w:ascii="Arial" w:hAnsi="Arial" w:cs="Arial"/>
        </w:rPr>
        <w:t xml:space="preserve"> The manual emerges from a convergence of calls for higher education to explicitly address antiracism in its institutional frameworks and the wider social reckoning post-2020. However, the practices the handbook espouses have a longer LIS history as denoted by OCLC self-reflexiveness stemming back to 1991. </w:t>
      </w:r>
    </w:p>
  </w:endnote>
  <w:endnote w:id="11">
    <w:p w14:paraId="057A032C" w14:textId="4527D268" w:rsidR="007F693D" w:rsidRPr="00294AA8" w:rsidRDefault="007F693D" w:rsidP="00294AA8">
      <w:pPr>
        <w:rPr>
          <w:rFonts w:ascii="Arial" w:hAnsi="Arial" w:cs="Arial"/>
          <w:sz w:val="20"/>
          <w:szCs w:val="20"/>
        </w:rPr>
      </w:pPr>
      <w:r w:rsidRPr="00294AA8">
        <w:rPr>
          <w:rStyle w:val="EndnoteReference"/>
          <w:rFonts w:ascii="Arial" w:hAnsi="Arial" w:cs="Arial"/>
          <w:sz w:val="20"/>
          <w:szCs w:val="20"/>
        </w:rPr>
        <w:endnoteRef/>
      </w:r>
      <w:r w:rsidRPr="00294AA8">
        <w:rPr>
          <w:rFonts w:ascii="Arial" w:hAnsi="Arial" w:cs="Arial"/>
          <w:sz w:val="20"/>
          <w:szCs w:val="20"/>
        </w:rPr>
        <w:t xml:space="preserve"> This work—including the development of a database, the first versions of our </w:t>
      </w:r>
      <w:r w:rsidRPr="00294AA8">
        <w:rPr>
          <w:rFonts w:ascii="Arial" w:hAnsi="Arial" w:cs="Arial"/>
          <w:sz w:val="20"/>
          <w:szCs w:val="20"/>
        </w:rPr>
        <w:t xml:space="preserve">StoryMap, and this article—would not have been possible without support from the Digital Matters Lab of the University of Utah. Under the interim headship of Rebekah L. Cummings, we received funding to support Theadora’s yearlong assistantship and training. Colleagues David Roh and Elizabeth Callaway in the English Department encouraged the project by listening to ideas, pointing us to resources, and reviewing early drafts. We also extend enormous gratitude to the </w:t>
      </w:r>
      <w:r w:rsidR="0014595A" w:rsidRPr="00294AA8">
        <w:rPr>
          <w:rFonts w:ascii="Arial" w:hAnsi="Arial" w:cs="Arial"/>
          <w:sz w:val="20"/>
          <w:szCs w:val="20"/>
        </w:rPr>
        <w:t xml:space="preserve">U of </w:t>
      </w:r>
      <w:r w:rsidRPr="00294AA8">
        <w:rPr>
          <w:rFonts w:ascii="Arial" w:hAnsi="Arial" w:cs="Arial"/>
          <w:sz w:val="20"/>
          <w:szCs w:val="20"/>
        </w:rPr>
        <w:t>U’s librarians and GIS/information specialists Kaylee Alexander, Alison McCormack, and Justin Sorensen who were each willing to meet multiple times</w:t>
      </w:r>
      <w:r w:rsidR="003656EB">
        <w:rPr>
          <w:rFonts w:ascii="Arial" w:hAnsi="Arial" w:cs="Arial"/>
          <w:sz w:val="20"/>
          <w:szCs w:val="20"/>
        </w:rPr>
        <w:t>, both</w:t>
      </w:r>
      <w:r w:rsidRPr="00294AA8">
        <w:rPr>
          <w:rFonts w:ascii="Arial" w:hAnsi="Arial" w:cs="Arial"/>
          <w:sz w:val="20"/>
          <w:szCs w:val="20"/>
        </w:rPr>
        <w:t xml:space="preserve"> </w:t>
      </w:r>
      <w:r w:rsidR="003656EB">
        <w:rPr>
          <w:rFonts w:ascii="Arial" w:hAnsi="Arial" w:cs="Arial"/>
          <w:sz w:val="20"/>
          <w:szCs w:val="20"/>
        </w:rPr>
        <w:t>connecting us</w:t>
      </w:r>
      <w:r w:rsidRPr="00294AA8">
        <w:rPr>
          <w:rFonts w:ascii="Arial" w:hAnsi="Arial" w:cs="Arial"/>
          <w:sz w:val="20"/>
          <w:szCs w:val="20"/>
        </w:rPr>
        <w:t xml:space="preserve"> to data </w:t>
      </w:r>
      <w:r w:rsidR="003656EB">
        <w:rPr>
          <w:rFonts w:ascii="Arial" w:hAnsi="Arial" w:cs="Arial"/>
          <w:sz w:val="20"/>
          <w:szCs w:val="20"/>
        </w:rPr>
        <w:t>and providing</w:t>
      </w:r>
      <w:r w:rsidRPr="00294AA8">
        <w:rPr>
          <w:rFonts w:ascii="Arial" w:hAnsi="Arial" w:cs="Arial"/>
          <w:sz w:val="20"/>
          <w:szCs w:val="20"/>
        </w:rPr>
        <w:t xml:space="preserve"> guidance throughout our process.</w:t>
      </w:r>
      <w:r w:rsidR="00761122">
        <w:rPr>
          <w:rFonts w:ascii="Arial" w:hAnsi="Arial" w:cs="Arial"/>
          <w:sz w:val="20"/>
          <w:szCs w:val="20"/>
        </w:rPr>
        <w:t xml:space="preserve"> Vitasta Singh</w:t>
      </w:r>
      <w:r w:rsidR="00F10A44">
        <w:rPr>
          <w:rFonts w:ascii="Arial" w:hAnsi="Arial" w:cs="Arial"/>
          <w:sz w:val="20"/>
          <w:szCs w:val="20"/>
        </w:rPr>
        <w:t xml:space="preserve"> served as a graduate assistant for the project </w:t>
      </w:r>
      <w:r w:rsidR="003656EB">
        <w:rPr>
          <w:rFonts w:ascii="Arial" w:hAnsi="Arial" w:cs="Arial"/>
          <w:sz w:val="20"/>
          <w:szCs w:val="20"/>
        </w:rPr>
        <w:t xml:space="preserve">during </w:t>
      </w:r>
      <w:r w:rsidR="00F10A44">
        <w:rPr>
          <w:rFonts w:ascii="Arial" w:hAnsi="Arial" w:cs="Arial"/>
          <w:sz w:val="20"/>
          <w:szCs w:val="20"/>
        </w:rPr>
        <w:t xml:space="preserve">the summer </w:t>
      </w:r>
      <w:r w:rsidR="003656EB">
        <w:rPr>
          <w:rFonts w:ascii="Arial" w:hAnsi="Arial" w:cs="Arial"/>
          <w:sz w:val="20"/>
          <w:szCs w:val="20"/>
        </w:rPr>
        <w:t xml:space="preserve">and fall </w:t>
      </w:r>
      <w:r w:rsidR="00F10A44">
        <w:rPr>
          <w:rFonts w:ascii="Arial" w:hAnsi="Arial" w:cs="Arial"/>
          <w:sz w:val="20"/>
          <w:szCs w:val="20"/>
        </w:rPr>
        <w:t xml:space="preserve">of 2025 and contributed invaluable </w:t>
      </w:r>
      <w:r w:rsidR="00E36410">
        <w:rPr>
          <w:rFonts w:ascii="Arial" w:hAnsi="Arial" w:cs="Arial"/>
          <w:sz w:val="20"/>
          <w:szCs w:val="20"/>
        </w:rPr>
        <w:t xml:space="preserve">research </w:t>
      </w:r>
      <w:r w:rsidR="007D649E">
        <w:rPr>
          <w:rFonts w:ascii="Arial" w:hAnsi="Arial" w:cs="Arial"/>
          <w:sz w:val="20"/>
          <w:szCs w:val="20"/>
        </w:rPr>
        <w:t>and questions for our consideration.</w:t>
      </w:r>
    </w:p>
  </w:endnote>
  <w:endnote w:id="12">
    <w:p w14:paraId="69BE1081" w14:textId="4E17356A" w:rsidR="00576AAE" w:rsidRPr="00294AA8" w:rsidRDefault="00576AAE">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https://usafacts.org/data/topics/people-society/poverty/public-housing/average-household-income-of-people-in-public-housing/</w:t>
      </w:r>
    </w:p>
  </w:endnote>
  <w:endnote w:id="13">
    <w:p w14:paraId="0FC285B6" w14:textId="184891A4" w:rsidR="00576AAE" w:rsidRPr="00294AA8" w:rsidRDefault="00576AAE">
      <w:pPr>
        <w:pStyle w:val="EndnoteText"/>
        <w:rPr>
          <w:rFonts w:ascii="Arial" w:hAnsi="Arial" w:cs="Arial"/>
        </w:rPr>
      </w:pPr>
      <w:r w:rsidRPr="00294AA8">
        <w:rPr>
          <w:rStyle w:val="EndnoteReference"/>
          <w:rFonts w:ascii="Arial" w:hAnsi="Arial" w:cs="Arial"/>
        </w:rPr>
        <w:endnoteRef/>
      </w:r>
      <w:r w:rsidRPr="00294AA8">
        <w:rPr>
          <w:rFonts w:ascii="Arial" w:hAnsi="Arial" w:cs="Arial"/>
        </w:rPr>
        <w:t xml:space="preserve"> https://usafacts.org/data/topics/people-society/poverty/public-housing/people-in-subsidized-housing/</w:t>
      </w:r>
    </w:p>
  </w:endnote>
  <w:endnote w:id="14">
    <w:p w14:paraId="0134252C" w14:textId="62F71545" w:rsidR="00576AAE" w:rsidRPr="00294AA8" w:rsidRDefault="00576AAE" w:rsidP="000D2886">
      <w:pPr>
        <w:rPr>
          <w:rFonts w:ascii="Arial" w:hAnsi="Arial" w:cs="Arial"/>
          <w:sz w:val="20"/>
          <w:szCs w:val="20"/>
        </w:rPr>
      </w:pPr>
      <w:r w:rsidRPr="00294AA8">
        <w:rPr>
          <w:rStyle w:val="EndnoteReference"/>
          <w:rFonts w:ascii="Arial" w:hAnsi="Arial" w:cs="Arial"/>
          <w:sz w:val="20"/>
          <w:szCs w:val="20"/>
        </w:rPr>
        <w:endnoteRef/>
      </w:r>
      <w:r w:rsidRPr="00294AA8">
        <w:rPr>
          <w:rFonts w:ascii="Arial" w:hAnsi="Arial" w:cs="Arial"/>
          <w:sz w:val="20"/>
          <w:szCs w:val="20"/>
        </w:rPr>
        <w:t xml:space="preserve"> </w:t>
      </w:r>
      <w:hyperlink r:id="rId5" w:anchor=":~:text=Today%2C%20more%20than%20half%20(53,a%2065%2Dyear%2Dold" w:history="1">
        <w:r w:rsidR="00652CC2" w:rsidRPr="00294AA8">
          <w:rPr>
            <w:rStyle w:val="Hyperlink"/>
            <w:rFonts w:ascii="Arial" w:hAnsi="Arial" w:cs="Arial"/>
            <w:sz w:val="20"/>
            <w:szCs w:val="20"/>
          </w:rPr>
          <w:t>https://www.urban.org/urban-wire/our-aging-public-housing-puts-older-americans-risk#:~:text=Today%2C%20more%20than%20half%20(53,a%2065%2Dyear%2Dold</w:t>
        </w:r>
      </w:hyperlink>
      <w:r w:rsidRPr="00294AA8">
        <w:rPr>
          <w:rFonts w:ascii="Arial" w:hAnsi="Arial" w:cs="Arial"/>
          <w:sz w:val="20"/>
          <w:szCs w:val="20"/>
        </w:rPr>
        <w:t>.</w:t>
      </w:r>
    </w:p>
  </w:endnote>
  <w:endnote w:id="15">
    <w:p w14:paraId="3CE0C05E" w14:textId="38FCB691" w:rsidR="000D2886" w:rsidRPr="00294AA8" w:rsidRDefault="000D2886" w:rsidP="00331556">
      <w:pPr>
        <w:pStyle w:val="EndnoteText"/>
        <w:jc w:val="both"/>
        <w:rPr>
          <w:rFonts w:ascii="Arial" w:hAnsi="Arial" w:cs="Arial"/>
        </w:rPr>
      </w:pPr>
      <w:r w:rsidRPr="00294AA8">
        <w:rPr>
          <w:rStyle w:val="EndnoteReference"/>
          <w:rFonts w:ascii="Arial" w:hAnsi="Arial" w:cs="Arial"/>
        </w:rPr>
        <w:endnoteRef/>
      </w:r>
      <w:r w:rsidRPr="00294AA8">
        <w:rPr>
          <w:rFonts w:ascii="Arial" w:hAnsi="Arial" w:cs="Arial"/>
        </w:rPr>
        <w:t xml:space="preserve"> </w:t>
      </w:r>
      <w:r w:rsidR="008A24E7" w:rsidRPr="00294AA8">
        <w:rPr>
          <w:rFonts w:ascii="Arial" w:hAnsi="Arial" w:cs="Arial"/>
        </w:rPr>
        <w:t xml:space="preserve">We </w:t>
      </w:r>
      <w:r w:rsidR="006840F3">
        <w:rPr>
          <w:rFonts w:ascii="Arial" w:hAnsi="Arial" w:cs="Arial"/>
        </w:rPr>
        <w:t>found</w:t>
      </w:r>
      <w:r w:rsidR="008A24E7" w:rsidRPr="00294AA8">
        <w:rPr>
          <w:rFonts w:ascii="Arial" w:hAnsi="Arial" w:cs="Arial"/>
        </w:rPr>
        <w:t xml:space="preserve"> our interviewees by </w:t>
      </w:r>
      <w:r w:rsidR="00BE38A0" w:rsidRPr="00294AA8">
        <w:rPr>
          <w:rFonts w:ascii="Arial" w:hAnsi="Arial" w:cs="Arial"/>
        </w:rPr>
        <w:t xml:space="preserve">sending a query email to former participants of the Beauty Turner Oral History Academy of the National Public Housing Museum. </w:t>
      </w:r>
      <w:r w:rsidR="00BE38A0" w:rsidRPr="00294AA8">
        <w:rPr>
          <w:rFonts w:ascii="Arial" w:hAnsi="Arial" w:cs="Arial"/>
        </w:rPr>
        <w:t xml:space="preserve">Liú m.z.h. Chen, NPHM Programs Manager of the Oral History Archive &amp; Collective, provided </w:t>
      </w:r>
      <w:r w:rsidR="00B74D3E" w:rsidRPr="00294AA8">
        <w:rPr>
          <w:rFonts w:ascii="Arial" w:hAnsi="Arial" w:cs="Arial"/>
        </w:rPr>
        <w:t>initial</w:t>
      </w:r>
      <w:r w:rsidR="00BE38A0" w:rsidRPr="00294AA8">
        <w:rPr>
          <w:rFonts w:ascii="Arial" w:hAnsi="Arial" w:cs="Arial"/>
        </w:rPr>
        <w:t xml:space="preserve"> insight </w:t>
      </w:r>
      <w:r w:rsidR="004B3423" w:rsidRPr="00294AA8">
        <w:rPr>
          <w:rFonts w:ascii="Arial" w:hAnsi="Arial" w:cs="Arial"/>
        </w:rPr>
        <w:t>on the StoryMap and valuable input on how we might</w:t>
      </w:r>
      <w:r w:rsidR="000B2D10" w:rsidRPr="00294AA8">
        <w:rPr>
          <w:rFonts w:ascii="Arial" w:hAnsi="Arial" w:cs="Arial"/>
        </w:rPr>
        <w:t xml:space="preserve"> conduct </w:t>
      </w:r>
      <w:r w:rsidR="008C7C68" w:rsidRPr="00294AA8">
        <w:rPr>
          <w:rFonts w:ascii="Arial" w:hAnsi="Arial" w:cs="Arial"/>
        </w:rPr>
        <w:t>focus groups with more residents</w:t>
      </w:r>
      <w:r w:rsidR="005A75E3" w:rsidRPr="00294AA8">
        <w:rPr>
          <w:rFonts w:ascii="Arial" w:hAnsi="Arial" w:cs="Arial"/>
        </w:rPr>
        <w:t xml:space="preserve">, particularly </w:t>
      </w:r>
      <w:r w:rsidR="00CF6D02" w:rsidRPr="00294AA8">
        <w:rPr>
          <w:rFonts w:ascii="Arial" w:hAnsi="Arial" w:cs="Arial"/>
        </w:rPr>
        <w:t>resident youth</w:t>
      </w:r>
      <w:r w:rsidR="00E8219D" w:rsidRPr="00294AA8">
        <w:rPr>
          <w:rFonts w:ascii="Arial" w:hAnsi="Arial" w:cs="Arial"/>
        </w:rPr>
        <w:t>.</w:t>
      </w:r>
    </w:p>
  </w:endnote>
  <w:endnote w:id="16">
    <w:p w14:paraId="32AEC1A3" w14:textId="52E199DC" w:rsidR="004554C3" w:rsidRPr="00294AA8" w:rsidRDefault="004554C3" w:rsidP="00294AA8">
      <w:pPr>
        <w:rPr>
          <w:rFonts w:ascii="Arial" w:hAnsi="Arial" w:cs="Arial"/>
          <w:sz w:val="20"/>
          <w:szCs w:val="20"/>
        </w:rPr>
      </w:pPr>
      <w:r w:rsidRPr="00294AA8">
        <w:rPr>
          <w:rStyle w:val="EndnoteReference"/>
          <w:rFonts w:ascii="Arial" w:hAnsi="Arial" w:cs="Arial"/>
          <w:sz w:val="20"/>
          <w:szCs w:val="20"/>
        </w:rPr>
        <w:endnoteRef/>
      </w:r>
      <w:r w:rsidRPr="00294AA8">
        <w:rPr>
          <w:rFonts w:ascii="Arial" w:hAnsi="Arial" w:cs="Arial"/>
          <w:sz w:val="20"/>
          <w:szCs w:val="20"/>
        </w:rPr>
        <w:t xml:space="preserve"> </w:t>
      </w:r>
      <w:r w:rsidR="00213662" w:rsidRPr="00294AA8">
        <w:rPr>
          <w:rFonts w:ascii="Arial" w:hAnsi="Arial" w:cs="Arial"/>
          <w:sz w:val="20"/>
          <w:szCs w:val="20"/>
        </w:rPr>
        <w:t xml:space="preserve">Red Hook, referred to in James McBride’s 2006 memoir </w:t>
      </w:r>
      <w:r w:rsidR="00213662" w:rsidRPr="00294AA8">
        <w:rPr>
          <w:rFonts w:ascii="Arial" w:hAnsi="Arial" w:cs="Arial"/>
          <w:i/>
          <w:iCs/>
          <w:sz w:val="20"/>
          <w:szCs w:val="20"/>
        </w:rPr>
        <w:t xml:space="preserve">The Color of Water, </w:t>
      </w:r>
      <w:r w:rsidR="00213662" w:rsidRPr="00294AA8">
        <w:rPr>
          <w:rFonts w:ascii="Arial" w:hAnsi="Arial" w:cs="Arial"/>
          <w:sz w:val="20"/>
          <w:szCs w:val="20"/>
        </w:rPr>
        <w:t xml:space="preserve">is the largest public housing community in Brooklyn and its residency reflects the diversity in the books we’ve aggregated with a large percentage of Latinx and Black tenants, and about 25 percent White and Asian tenants, including a significant foreign-born population. Through the Red Hook Community Justice Center and Red Hook Griot Storytelling Project, the community has also cultivated networks of collaboration and </w:t>
      </w:r>
      <w:r w:rsidR="00213662" w:rsidRPr="00294AA8">
        <w:rPr>
          <w:rFonts w:ascii="Arial" w:hAnsi="Arial" w:cs="Arial"/>
          <w:sz w:val="20"/>
          <w:szCs w:val="20"/>
        </w:rPr>
        <w:t>leadershi</w:t>
      </w:r>
      <w:r w:rsidR="003656EB">
        <w:rPr>
          <w:rFonts w:ascii="Arial" w:hAnsi="Arial" w:cs="Arial"/>
          <w:sz w:val="20"/>
          <w:szCs w:val="20"/>
        </w:rPr>
        <w:t xml:space="preserve"> that make it an ideal pilot setting.</w:t>
      </w:r>
    </w:p>
  </w:endnote>
  <w:endnote w:id="17">
    <w:p w14:paraId="1E8D3944" w14:textId="3BD70305" w:rsidR="004E67D5" w:rsidRPr="00294AA8" w:rsidRDefault="00772D3E" w:rsidP="00294AA8">
      <w:pPr>
        <w:autoSpaceDE w:val="0"/>
        <w:autoSpaceDN w:val="0"/>
        <w:adjustRightInd w:val="0"/>
        <w:rPr>
          <w:rFonts w:ascii="Arial" w:hAnsi="Arial" w:cs="Arial"/>
          <w:sz w:val="20"/>
          <w:szCs w:val="20"/>
        </w:rPr>
      </w:pPr>
      <w:r w:rsidRPr="00294AA8">
        <w:rPr>
          <w:rStyle w:val="EndnoteReference"/>
          <w:rFonts w:ascii="Arial" w:hAnsi="Arial" w:cs="Arial"/>
          <w:sz w:val="20"/>
          <w:szCs w:val="20"/>
        </w:rPr>
        <w:endnoteRef/>
      </w:r>
      <w:r w:rsidRPr="00294AA8">
        <w:rPr>
          <w:rFonts w:ascii="Arial" w:hAnsi="Arial" w:cs="Arial"/>
          <w:sz w:val="20"/>
          <w:szCs w:val="20"/>
        </w:rPr>
        <w:t xml:space="preserve"> </w:t>
      </w:r>
      <w:r w:rsidR="0047372E" w:rsidRPr="00294AA8">
        <w:rPr>
          <w:rFonts w:ascii="Arial" w:hAnsi="Arial" w:cs="Arial"/>
          <w:sz w:val="20"/>
          <w:szCs w:val="20"/>
        </w:rPr>
        <w:t>Historical maps of indigenous and Black communities, for example, demonstrate misnaming and renaming practices, de jure and de facto segregation, toxic land use, and land clearance in the name of development (</w:t>
      </w:r>
      <w:r w:rsidR="0047372E" w:rsidRPr="00294AA8">
        <w:rPr>
          <w:rFonts w:ascii="Arial" w:hAnsi="Arial" w:cs="Arial"/>
          <w:sz w:val="20"/>
          <w:szCs w:val="20"/>
        </w:rPr>
        <w:t>Caquard, 2013; Hawthorne, 2019; Bullard et. al, 2008).</w:t>
      </w:r>
      <w:r w:rsidR="002677F5">
        <w:rPr>
          <w:rFonts w:ascii="Arial" w:hAnsi="Arial" w:cs="Arial"/>
          <w:sz w:val="20"/>
          <w:szCs w:val="20"/>
        </w:rPr>
        <w:t xml:space="preserve"> However, </w:t>
      </w:r>
      <w:r w:rsidR="002677F5" w:rsidRPr="005E7B13">
        <w:rPr>
          <w:rFonts w:ascii="Arial" w:hAnsi="Arial" w:cs="Arial"/>
          <w:color w:val="000000"/>
          <w:kern w:val="0"/>
          <w:sz w:val="20"/>
          <w:szCs w:val="20"/>
        </w:rPr>
        <w:t>Kelley (</w:t>
      </w:r>
      <w:r w:rsidR="002677F5" w:rsidRPr="005E7B13">
        <w:rPr>
          <w:rFonts w:ascii="Arial" w:hAnsi="Arial" w:cs="Arial"/>
          <w:color w:val="000085"/>
          <w:kern w:val="0"/>
          <w:sz w:val="20"/>
          <w:szCs w:val="20"/>
        </w:rPr>
        <w:t>2021, p. 183</w:t>
      </w:r>
      <w:r w:rsidR="002677F5" w:rsidRPr="005E7B13">
        <w:rPr>
          <w:rFonts w:ascii="Arial" w:hAnsi="Arial" w:cs="Arial"/>
          <w:color w:val="000000"/>
          <w:kern w:val="0"/>
          <w:sz w:val="20"/>
          <w:szCs w:val="20"/>
        </w:rPr>
        <w:t xml:space="preserve">) describes </w:t>
      </w:r>
      <w:r w:rsidR="002677F5">
        <w:rPr>
          <w:rFonts w:ascii="Arial" w:hAnsi="Arial" w:cs="Arial"/>
          <w:color w:val="000000"/>
          <w:kern w:val="0"/>
          <w:sz w:val="20"/>
          <w:szCs w:val="20"/>
        </w:rPr>
        <w:t xml:space="preserve">the </w:t>
      </w:r>
      <w:r w:rsidR="002677F5" w:rsidRPr="005E7B13">
        <w:rPr>
          <w:rFonts w:ascii="Arial" w:hAnsi="Arial" w:cs="Arial"/>
          <w:color w:val="000000"/>
          <w:kern w:val="0"/>
          <w:sz w:val="20"/>
          <w:szCs w:val="20"/>
        </w:rPr>
        <w:t xml:space="preserve">‘fugitive mapping’ </w:t>
      </w:r>
      <w:r w:rsidR="002677F5">
        <w:rPr>
          <w:rFonts w:ascii="Arial" w:hAnsi="Arial" w:cs="Arial"/>
          <w:color w:val="000000"/>
          <w:kern w:val="0"/>
          <w:sz w:val="20"/>
          <w:szCs w:val="20"/>
        </w:rPr>
        <w:t xml:space="preserve">practices of these same communities </w:t>
      </w:r>
      <w:r w:rsidR="002677F5" w:rsidRPr="005E7B13">
        <w:rPr>
          <w:rFonts w:ascii="Arial" w:hAnsi="Arial" w:cs="Arial"/>
          <w:color w:val="000000"/>
          <w:kern w:val="0"/>
          <w:sz w:val="20"/>
          <w:szCs w:val="20"/>
        </w:rPr>
        <w:t>as a resistant cartographic sense that predates and exceeds mapping conventions.</w:t>
      </w:r>
    </w:p>
    <w:p w14:paraId="3D75AC77" w14:textId="77777777" w:rsidR="00067E29" w:rsidRDefault="00067E29" w:rsidP="00772D3E">
      <w:pPr>
        <w:pStyle w:val="EndnoteText"/>
        <w:rPr>
          <w:rFonts w:ascii="Times New Roman" w:hAnsi="Times New Roman" w:cs="Times New Roman"/>
          <w:i/>
          <w:iCs/>
          <w:color w:val="000000"/>
          <w:kern w:val="0"/>
          <w:sz w:val="21"/>
          <w:szCs w:val="21"/>
        </w:rPr>
      </w:pPr>
    </w:p>
    <w:p w14:paraId="7610CF34" w14:textId="77777777" w:rsidR="00067E29" w:rsidRDefault="00067E29" w:rsidP="00772D3E">
      <w:pPr>
        <w:pStyle w:val="EndnoteText"/>
        <w:rPr>
          <w:rFonts w:ascii="Times New Roman" w:hAnsi="Times New Roman" w:cs="Times New Roman"/>
          <w:i/>
          <w:iCs/>
          <w:color w:val="000000"/>
          <w:kern w:val="0"/>
          <w:sz w:val="21"/>
          <w:szCs w:val="21"/>
        </w:rPr>
      </w:pPr>
    </w:p>
    <w:p w14:paraId="3D465B24" w14:textId="77777777" w:rsidR="00067E29" w:rsidRPr="00294AA8" w:rsidRDefault="00067E29" w:rsidP="00067E29">
      <w:pPr>
        <w:pStyle w:val="EndnoteText"/>
        <w:jc w:val="center"/>
        <w:rPr>
          <w:rFonts w:ascii="Arial" w:hAnsi="Arial" w:cs="Arial"/>
          <w:b/>
          <w:bCs/>
        </w:rPr>
      </w:pPr>
      <w:r w:rsidRPr="00294AA8">
        <w:rPr>
          <w:rFonts w:ascii="Arial" w:hAnsi="Arial" w:cs="Arial"/>
          <w:b/>
          <w:bCs/>
        </w:rPr>
        <w:t>Works Cited</w:t>
      </w:r>
    </w:p>
    <w:p w14:paraId="4F233989" w14:textId="77777777" w:rsidR="00067E29" w:rsidRPr="00294AA8" w:rsidRDefault="00067E29" w:rsidP="00067E29">
      <w:pPr>
        <w:pStyle w:val="EndnoteText"/>
        <w:jc w:val="center"/>
        <w:rPr>
          <w:rFonts w:ascii="Arial" w:hAnsi="Arial" w:cs="Arial"/>
        </w:rPr>
      </w:pPr>
    </w:p>
    <w:p w14:paraId="4DDDFB1A" w14:textId="245F09F3" w:rsidR="00373622" w:rsidRPr="00FA179D" w:rsidRDefault="00373622" w:rsidP="00373622">
      <w:pPr>
        <w:pStyle w:val="ListParagraph"/>
        <w:numPr>
          <w:ilvl w:val="0"/>
          <w:numId w:val="2"/>
        </w:numPr>
        <w:rPr>
          <w:rFonts w:ascii="Arial" w:eastAsia="Times New Roman" w:hAnsi="Arial" w:cs="Arial"/>
          <w:kern w:val="0"/>
          <w:sz w:val="20"/>
          <w:szCs w:val="20"/>
          <w:highlight w:val="green"/>
          <w14:ligatures w14:val="none"/>
          <w:rPrChange w:id="6" w:author="Emily Boyer" w:date="2026-02-12T12:10:00Z" w16du:dateUtc="2026-02-12T17:10:00Z">
            <w:rPr>
              <w:rFonts w:ascii="Arial" w:eastAsia="Times New Roman" w:hAnsi="Arial" w:cs="Arial"/>
              <w:kern w:val="0"/>
              <w:sz w:val="20"/>
              <w:szCs w:val="20"/>
              <w14:ligatures w14:val="none"/>
            </w:rPr>
          </w:rPrChange>
        </w:rPr>
      </w:pPr>
      <w:r w:rsidRPr="00FA179D">
        <w:rPr>
          <w:rFonts w:ascii="Arial" w:eastAsia="Times New Roman" w:hAnsi="Arial" w:cs="Arial"/>
          <w:kern w:val="0"/>
          <w:sz w:val="20"/>
          <w:szCs w:val="20"/>
          <w:highlight w:val="green"/>
          <w14:ligatures w14:val="none"/>
          <w:rPrChange w:id="7" w:author="Emily Boyer" w:date="2026-02-12T12:10:00Z" w16du:dateUtc="2026-02-12T17:10:00Z">
            <w:rPr>
              <w:rFonts w:ascii="Arial" w:eastAsia="Times New Roman" w:hAnsi="Arial" w:cs="Arial"/>
              <w:kern w:val="0"/>
              <w:sz w:val="20"/>
              <w:szCs w:val="20"/>
              <w14:ligatures w14:val="none"/>
            </w:rPr>
          </w:rPrChange>
        </w:rPr>
        <w:t xml:space="preserve">Alderman, D.H. and Inwood, J. (2024) ‘On </w:t>
      </w:r>
      <w:r w:rsidR="00B92227" w:rsidRPr="00FA179D">
        <w:rPr>
          <w:rFonts w:ascii="Arial" w:eastAsia="Times New Roman" w:hAnsi="Arial" w:cs="Arial"/>
          <w:kern w:val="0"/>
          <w:sz w:val="20"/>
          <w:szCs w:val="20"/>
          <w:highlight w:val="green"/>
          <w14:ligatures w14:val="none"/>
          <w:rPrChange w:id="8" w:author="Emily Boyer" w:date="2026-02-12T12:10:00Z" w16du:dateUtc="2026-02-12T17:10:00Z">
            <w:rPr>
              <w:rFonts w:ascii="Arial" w:eastAsia="Times New Roman" w:hAnsi="Arial" w:cs="Arial"/>
              <w:kern w:val="0"/>
              <w:sz w:val="20"/>
              <w:szCs w:val="20"/>
              <w14:ligatures w14:val="none"/>
            </w:rPr>
          </w:rPrChange>
        </w:rPr>
        <w:t>t</w:t>
      </w:r>
      <w:r w:rsidRPr="00FA179D">
        <w:rPr>
          <w:rFonts w:ascii="Arial" w:eastAsia="Times New Roman" w:hAnsi="Arial" w:cs="Arial"/>
          <w:kern w:val="0"/>
          <w:sz w:val="20"/>
          <w:szCs w:val="20"/>
          <w:highlight w:val="green"/>
          <w14:ligatures w14:val="none"/>
          <w:rPrChange w:id="9" w:author="Emily Boyer" w:date="2026-02-12T12:10:00Z" w16du:dateUtc="2026-02-12T17:10:00Z">
            <w:rPr>
              <w:rFonts w:ascii="Arial" w:eastAsia="Times New Roman" w:hAnsi="Arial" w:cs="Arial"/>
              <w:kern w:val="0"/>
              <w:sz w:val="20"/>
              <w:szCs w:val="20"/>
              <w14:ligatures w14:val="none"/>
            </w:rPr>
          </w:rPrChange>
        </w:rPr>
        <w:t xml:space="preserve">he </w:t>
      </w:r>
      <w:r w:rsidR="00B92227" w:rsidRPr="00FA179D">
        <w:rPr>
          <w:rFonts w:ascii="Arial" w:eastAsia="Times New Roman" w:hAnsi="Arial" w:cs="Arial"/>
          <w:kern w:val="0"/>
          <w:sz w:val="20"/>
          <w:szCs w:val="20"/>
          <w:highlight w:val="green"/>
          <w14:ligatures w14:val="none"/>
          <w:rPrChange w:id="10" w:author="Emily Boyer" w:date="2026-02-12T12:10:00Z" w16du:dateUtc="2026-02-12T17:10:00Z">
            <w:rPr>
              <w:rFonts w:ascii="Arial" w:eastAsia="Times New Roman" w:hAnsi="Arial" w:cs="Arial"/>
              <w:kern w:val="0"/>
              <w:sz w:val="20"/>
              <w:szCs w:val="20"/>
              <w14:ligatures w14:val="none"/>
            </w:rPr>
          </w:rPrChange>
        </w:rPr>
        <w:t>Li</w:t>
      </w:r>
      <w:r w:rsidRPr="00FA179D">
        <w:rPr>
          <w:rFonts w:ascii="Arial" w:eastAsia="Times New Roman" w:hAnsi="Arial" w:cs="Arial"/>
          <w:kern w:val="0"/>
          <w:sz w:val="20"/>
          <w:szCs w:val="20"/>
          <w:highlight w:val="green"/>
          <w14:ligatures w14:val="none"/>
          <w:rPrChange w:id="11" w:author="Emily Boyer" w:date="2026-02-12T12:10:00Z" w16du:dateUtc="2026-02-12T17:10:00Z">
            <w:rPr>
              <w:rFonts w:ascii="Arial" w:eastAsia="Times New Roman" w:hAnsi="Arial" w:cs="Arial"/>
              <w:kern w:val="0"/>
              <w:sz w:val="20"/>
              <w:szCs w:val="20"/>
              <w14:ligatures w14:val="none"/>
            </w:rPr>
          </w:rPrChange>
        </w:rPr>
        <w:t xml:space="preserve">ving </w:t>
      </w:r>
      <w:r w:rsidR="00F50F06" w:rsidRPr="00FA179D">
        <w:rPr>
          <w:rFonts w:ascii="Arial" w:eastAsia="Times New Roman" w:hAnsi="Arial" w:cs="Arial"/>
          <w:kern w:val="0"/>
          <w:sz w:val="20"/>
          <w:szCs w:val="20"/>
          <w:highlight w:val="green"/>
          <w14:ligatures w14:val="none"/>
          <w:rPrChange w:id="12" w:author="Emily Boyer" w:date="2026-02-12T12:10:00Z" w16du:dateUtc="2026-02-12T17:10:00Z">
            <w:rPr>
              <w:rFonts w:ascii="Arial" w:eastAsia="Times New Roman" w:hAnsi="Arial" w:cs="Arial"/>
              <w:kern w:val="0"/>
              <w:sz w:val="20"/>
              <w:szCs w:val="20"/>
              <w14:ligatures w14:val="none"/>
            </w:rPr>
          </w:rPrChange>
        </w:rPr>
        <w:t>B</w:t>
      </w:r>
      <w:r w:rsidRPr="00FA179D">
        <w:rPr>
          <w:rFonts w:ascii="Arial" w:eastAsia="Times New Roman" w:hAnsi="Arial" w:cs="Arial"/>
          <w:kern w:val="0"/>
          <w:sz w:val="20"/>
          <w:szCs w:val="20"/>
          <w:highlight w:val="green"/>
          <w14:ligatures w14:val="none"/>
          <w:rPrChange w:id="13" w:author="Emily Boyer" w:date="2026-02-12T12:10:00Z" w16du:dateUtc="2026-02-12T17:10:00Z">
            <w:rPr>
              <w:rFonts w:ascii="Arial" w:eastAsia="Times New Roman" w:hAnsi="Arial" w:cs="Arial"/>
              <w:kern w:val="0"/>
              <w:sz w:val="20"/>
              <w:szCs w:val="20"/>
              <w14:ligatures w14:val="none"/>
            </w:rPr>
          </w:rPrChange>
        </w:rPr>
        <w:t xml:space="preserve">lack Atlas: Learning Geospatial Ethics from the African American Freedom Struggle’, </w:t>
      </w:r>
      <w:r w:rsidRPr="00FA179D">
        <w:rPr>
          <w:rFonts w:ascii="Arial" w:eastAsia="Times New Roman" w:hAnsi="Arial" w:cs="Arial"/>
          <w:i/>
          <w:iCs/>
          <w:kern w:val="0"/>
          <w:sz w:val="20"/>
          <w:szCs w:val="20"/>
          <w:highlight w:val="green"/>
          <w14:ligatures w14:val="none"/>
          <w:rPrChange w:id="14" w:author="Emily Boyer" w:date="2026-02-12T12:10:00Z" w16du:dateUtc="2026-02-12T17:10:00Z">
            <w:rPr>
              <w:rFonts w:ascii="Arial" w:eastAsia="Times New Roman" w:hAnsi="Arial" w:cs="Arial"/>
              <w:i/>
              <w:iCs/>
              <w:kern w:val="0"/>
              <w:sz w:val="20"/>
              <w:szCs w:val="20"/>
              <w14:ligatures w14:val="none"/>
            </w:rPr>
          </w:rPrChange>
        </w:rPr>
        <w:t>Cartographic journal</w:t>
      </w:r>
      <w:r w:rsidRPr="00FA179D">
        <w:rPr>
          <w:rFonts w:ascii="Arial" w:eastAsia="Times New Roman" w:hAnsi="Arial" w:cs="Arial"/>
          <w:kern w:val="0"/>
          <w:sz w:val="20"/>
          <w:szCs w:val="20"/>
          <w:highlight w:val="green"/>
          <w14:ligatures w14:val="none"/>
          <w:rPrChange w:id="15" w:author="Emily Boyer" w:date="2026-02-12T12:10:00Z" w16du:dateUtc="2026-02-12T17:10:00Z">
            <w:rPr>
              <w:rFonts w:ascii="Arial" w:eastAsia="Times New Roman" w:hAnsi="Arial" w:cs="Arial"/>
              <w:kern w:val="0"/>
              <w:sz w:val="20"/>
              <w:szCs w:val="20"/>
              <w14:ligatures w14:val="none"/>
            </w:rPr>
          </w:rPrChange>
        </w:rPr>
        <w:t xml:space="preserve">, 61(4), pp. 1–9. </w:t>
      </w:r>
    </w:p>
    <w:p w14:paraId="3DC91452" w14:textId="77777777" w:rsidR="00FD5060" w:rsidRPr="00294AA8" w:rsidRDefault="00FD5060" w:rsidP="00294AA8">
      <w:pPr>
        <w:pStyle w:val="ListParagraph"/>
        <w:rPr>
          <w:rFonts w:ascii="Arial" w:eastAsia="Times New Roman" w:hAnsi="Arial" w:cs="Arial"/>
          <w:kern w:val="0"/>
          <w:sz w:val="20"/>
          <w:szCs w:val="20"/>
          <w14:ligatures w14:val="none"/>
        </w:rPr>
      </w:pPr>
    </w:p>
    <w:p w14:paraId="5B8C609F" w14:textId="1B397F93" w:rsidR="00373622" w:rsidRPr="00FA179D" w:rsidRDefault="00FD5060" w:rsidP="00294AA8">
      <w:pPr>
        <w:pStyle w:val="ListParagraph"/>
        <w:numPr>
          <w:ilvl w:val="0"/>
          <w:numId w:val="2"/>
        </w:numPr>
        <w:rPr>
          <w:rFonts w:ascii="Arial" w:eastAsia="Times New Roman" w:hAnsi="Arial" w:cs="Arial"/>
          <w:kern w:val="0"/>
          <w:highlight w:val="green"/>
          <w14:ligatures w14:val="none"/>
          <w:rPrChange w:id="16" w:author="Emily Boyer" w:date="2026-02-12T12:10:00Z" w16du:dateUtc="2026-02-12T17:10:00Z">
            <w:rPr>
              <w:rFonts w:ascii="Arial" w:eastAsia="Times New Roman" w:hAnsi="Arial" w:cs="Arial"/>
              <w:kern w:val="0"/>
              <w14:ligatures w14:val="none"/>
            </w:rPr>
          </w:rPrChange>
        </w:rPr>
      </w:pPr>
      <w:r w:rsidRPr="00FA179D">
        <w:rPr>
          <w:rFonts w:ascii="Arial" w:eastAsia="Times New Roman" w:hAnsi="Arial" w:cs="Arial"/>
          <w:kern w:val="0"/>
          <w:sz w:val="20"/>
          <w:szCs w:val="20"/>
          <w:highlight w:val="green"/>
          <w14:ligatures w14:val="none"/>
          <w:rPrChange w:id="17" w:author="Emily Boyer" w:date="2026-02-12T12:10:00Z" w16du:dateUtc="2026-02-12T17:10:00Z">
            <w:rPr>
              <w:rFonts w:ascii="Arial" w:eastAsia="Times New Roman" w:hAnsi="Arial" w:cs="Arial"/>
              <w:kern w:val="0"/>
              <w:sz w:val="20"/>
              <w:szCs w:val="20"/>
              <w14:ligatures w14:val="none"/>
            </w:rPr>
          </w:rPrChange>
        </w:rPr>
        <w:t xml:space="preserve">Baker, H.A., Alexander, E. and Redmond, P. (1991) </w:t>
      </w:r>
      <w:r w:rsidRPr="00FA179D">
        <w:rPr>
          <w:rFonts w:ascii="Arial" w:eastAsia="Times New Roman" w:hAnsi="Arial" w:cs="Arial"/>
          <w:i/>
          <w:iCs/>
          <w:kern w:val="0"/>
          <w:sz w:val="20"/>
          <w:szCs w:val="20"/>
          <w:highlight w:val="green"/>
          <w14:ligatures w14:val="none"/>
          <w:rPrChange w:id="18" w:author="Emily Boyer" w:date="2026-02-12T12:10:00Z" w16du:dateUtc="2026-02-12T17:10:00Z">
            <w:rPr>
              <w:rFonts w:ascii="Arial" w:eastAsia="Times New Roman" w:hAnsi="Arial" w:cs="Arial"/>
              <w:i/>
              <w:iCs/>
              <w:kern w:val="0"/>
              <w:sz w:val="20"/>
              <w:szCs w:val="20"/>
              <w14:ligatures w14:val="none"/>
            </w:rPr>
          </w:rPrChange>
        </w:rPr>
        <w:t xml:space="preserve">Workings of the </w:t>
      </w:r>
      <w:r w:rsidR="00F50F06" w:rsidRPr="00FA179D">
        <w:rPr>
          <w:rFonts w:ascii="Arial" w:eastAsia="Times New Roman" w:hAnsi="Arial" w:cs="Arial"/>
          <w:i/>
          <w:iCs/>
          <w:kern w:val="0"/>
          <w:sz w:val="20"/>
          <w:szCs w:val="20"/>
          <w:highlight w:val="green"/>
          <w14:ligatures w14:val="none"/>
          <w:rPrChange w:id="19" w:author="Emily Boyer" w:date="2026-02-12T12:10:00Z" w16du:dateUtc="2026-02-12T17:10:00Z">
            <w:rPr>
              <w:rFonts w:ascii="Arial" w:eastAsia="Times New Roman" w:hAnsi="Arial" w:cs="Arial"/>
              <w:i/>
              <w:iCs/>
              <w:kern w:val="0"/>
              <w:sz w:val="20"/>
              <w:szCs w:val="20"/>
              <w14:ligatures w14:val="none"/>
            </w:rPr>
          </w:rPrChange>
        </w:rPr>
        <w:t>S</w:t>
      </w:r>
      <w:r w:rsidRPr="00FA179D">
        <w:rPr>
          <w:rFonts w:ascii="Arial" w:eastAsia="Times New Roman" w:hAnsi="Arial" w:cs="Arial"/>
          <w:i/>
          <w:iCs/>
          <w:kern w:val="0"/>
          <w:sz w:val="20"/>
          <w:szCs w:val="20"/>
          <w:highlight w:val="green"/>
          <w14:ligatures w14:val="none"/>
          <w:rPrChange w:id="20" w:author="Emily Boyer" w:date="2026-02-12T12:10:00Z" w16du:dateUtc="2026-02-12T17:10:00Z">
            <w:rPr>
              <w:rFonts w:ascii="Arial" w:eastAsia="Times New Roman" w:hAnsi="Arial" w:cs="Arial"/>
              <w:i/>
              <w:iCs/>
              <w:kern w:val="0"/>
              <w:sz w:val="20"/>
              <w:szCs w:val="20"/>
              <w14:ligatures w14:val="none"/>
            </w:rPr>
          </w:rPrChange>
        </w:rPr>
        <w:t xml:space="preserve">pirit: </w:t>
      </w:r>
      <w:r w:rsidRPr="00FA179D">
        <w:rPr>
          <w:rFonts w:ascii="Arial" w:eastAsia="Times New Roman" w:hAnsi="Arial" w:cs="Arial"/>
          <w:i/>
          <w:iCs/>
          <w:kern w:val="0"/>
          <w:sz w:val="20"/>
          <w:szCs w:val="20"/>
          <w:highlight w:val="green"/>
          <w14:ligatures w14:val="none"/>
          <w:rPrChange w:id="21" w:author="Emily Boyer" w:date="2026-02-12T12:10:00Z" w16du:dateUtc="2026-02-12T17:10:00Z">
            <w:rPr>
              <w:rFonts w:ascii="Arial" w:eastAsia="Times New Roman" w:hAnsi="Arial" w:cs="Arial"/>
              <w:i/>
              <w:iCs/>
              <w:kern w:val="0"/>
              <w:sz w:val="20"/>
              <w:szCs w:val="20"/>
              <w14:ligatures w14:val="none"/>
            </w:rPr>
          </w:rPrChange>
        </w:rPr>
        <w:t xml:space="preserve">the </w:t>
      </w:r>
      <w:r w:rsidR="00F50F06" w:rsidRPr="00FA179D">
        <w:rPr>
          <w:rFonts w:ascii="Arial" w:eastAsia="Times New Roman" w:hAnsi="Arial" w:cs="Arial"/>
          <w:i/>
          <w:iCs/>
          <w:kern w:val="0"/>
          <w:sz w:val="20"/>
          <w:szCs w:val="20"/>
          <w:highlight w:val="green"/>
          <w14:ligatures w14:val="none"/>
          <w:rPrChange w:id="22" w:author="Emily Boyer" w:date="2026-02-12T12:10:00Z" w16du:dateUtc="2026-02-12T17:10:00Z">
            <w:rPr>
              <w:rFonts w:ascii="Arial" w:eastAsia="Times New Roman" w:hAnsi="Arial" w:cs="Arial"/>
              <w:i/>
              <w:iCs/>
              <w:kern w:val="0"/>
              <w:sz w:val="20"/>
              <w:szCs w:val="20"/>
              <w14:ligatures w14:val="none"/>
            </w:rPr>
          </w:rPrChange>
        </w:rPr>
        <w:t>P</w:t>
      </w:r>
      <w:r w:rsidRPr="00FA179D">
        <w:rPr>
          <w:rFonts w:ascii="Arial" w:eastAsia="Times New Roman" w:hAnsi="Arial" w:cs="Arial"/>
          <w:i/>
          <w:iCs/>
          <w:kern w:val="0"/>
          <w:sz w:val="20"/>
          <w:szCs w:val="20"/>
          <w:highlight w:val="green"/>
          <w14:ligatures w14:val="none"/>
          <w:rPrChange w:id="23" w:author="Emily Boyer" w:date="2026-02-12T12:10:00Z" w16du:dateUtc="2026-02-12T17:10:00Z">
            <w:rPr>
              <w:rFonts w:ascii="Arial" w:eastAsia="Times New Roman" w:hAnsi="Arial" w:cs="Arial"/>
              <w:i/>
              <w:iCs/>
              <w:kern w:val="0"/>
              <w:sz w:val="20"/>
              <w:szCs w:val="20"/>
              <w14:ligatures w14:val="none"/>
            </w:rPr>
          </w:rPrChange>
        </w:rPr>
        <w:t xml:space="preserve">oetics of Afro-American </w:t>
      </w:r>
      <w:r w:rsidR="00F50F06" w:rsidRPr="00FA179D">
        <w:rPr>
          <w:rFonts w:ascii="Arial" w:eastAsia="Times New Roman" w:hAnsi="Arial" w:cs="Arial"/>
          <w:i/>
          <w:iCs/>
          <w:kern w:val="0"/>
          <w:sz w:val="20"/>
          <w:szCs w:val="20"/>
          <w:highlight w:val="green"/>
          <w14:ligatures w14:val="none"/>
          <w:rPrChange w:id="24" w:author="Emily Boyer" w:date="2026-02-12T12:10:00Z" w16du:dateUtc="2026-02-12T17:10:00Z">
            <w:rPr>
              <w:rFonts w:ascii="Arial" w:eastAsia="Times New Roman" w:hAnsi="Arial" w:cs="Arial"/>
              <w:i/>
              <w:iCs/>
              <w:kern w:val="0"/>
              <w:sz w:val="20"/>
              <w:szCs w:val="20"/>
              <w14:ligatures w14:val="none"/>
            </w:rPr>
          </w:rPrChange>
        </w:rPr>
        <w:t>W</w:t>
      </w:r>
      <w:r w:rsidRPr="00FA179D">
        <w:rPr>
          <w:rFonts w:ascii="Arial" w:eastAsia="Times New Roman" w:hAnsi="Arial" w:cs="Arial"/>
          <w:i/>
          <w:iCs/>
          <w:kern w:val="0"/>
          <w:sz w:val="20"/>
          <w:szCs w:val="20"/>
          <w:highlight w:val="green"/>
          <w14:ligatures w14:val="none"/>
          <w:rPrChange w:id="25" w:author="Emily Boyer" w:date="2026-02-12T12:10:00Z" w16du:dateUtc="2026-02-12T17:10:00Z">
            <w:rPr>
              <w:rFonts w:ascii="Arial" w:eastAsia="Times New Roman" w:hAnsi="Arial" w:cs="Arial"/>
              <w:i/>
              <w:iCs/>
              <w:kern w:val="0"/>
              <w:sz w:val="20"/>
              <w:szCs w:val="20"/>
              <w14:ligatures w14:val="none"/>
            </w:rPr>
          </w:rPrChange>
        </w:rPr>
        <w:t xml:space="preserve">omen's </w:t>
      </w:r>
      <w:r w:rsidR="00F50F06" w:rsidRPr="00FA179D">
        <w:rPr>
          <w:rFonts w:ascii="Arial" w:eastAsia="Times New Roman" w:hAnsi="Arial" w:cs="Arial"/>
          <w:i/>
          <w:iCs/>
          <w:kern w:val="0"/>
          <w:sz w:val="20"/>
          <w:szCs w:val="20"/>
          <w:highlight w:val="green"/>
          <w14:ligatures w14:val="none"/>
          <w:rPrChange w:id="26" w:author="Emily Boyer" w:date="2026-02-12T12:10:00Z" w16du:dateUtc="2026-02-12T17:10:00Z">
            <w:rPr>
              <w:rFonts w:ascii="Arial" w:eastAsia="Times New Roman" w:hAnsi="Arial" w:cs="Arial"/>
              <w:i/>
              <w:iCs/>
              <w:kern w:val="0"/>
              <w:sz w:val="20"/>
              <w:szCs w:val="20"/>
              <w14:ligatures w14:val="none"/>
            </w:rPr>
          </w:rPrChange>
        </w:rPr>
        <w:t>W</w:t>
      </w:r>
      <w:r w:rsidRPr="00FA179D">
        <w:rPr>
          <w:rFonts w:ascii="Arial" w:eastAsia="Times New Roman" w:hAnsi="Arial" w:cs="Arial"/>
          <w:i/>
          <w:iCs/>
          <w:kern w:val="0"/>
          <w:sz w:val="20"/>
          <w:szCs w:val="20"/>
          <w:highlight w:val="green"/>
          <w14:ligatures w14:val="none"/>
          <w:rPrChange w:id="27" w:author="Emily Boyer" w:date="2026-02-12T12:10:00Z" w16du:dateUtc="2026-02-12T17:10:00Z">
            <w:rPr>
              <w:rFonts w:ascii="Arial" w:eastAsia="Times New Roman" w:hAnsi="Arial" w:cs="Arial"/>
              <w:i/>
              <w:iCs/>
              <w:kern w:val="0"/>
              <w:sz w:val="20"/>
              <w:szCs w:val="20"/>
              <w14:ligatures w14:val="none"/>
            </w:rPr>
          </w:rPrChange>
        </w:rPr>
        <w:t>riting</w:t>
      </w:r>
      <w:r w:rsidRPr="00FA179D">
        <w:rPr>
          <w:rFonts w:ascii="Arial" w:eastAsia="Times New Roman" w:hAnsi="Arial" w:cs="Arial"/>
          <w:kern w:val="0"/>
          <w:sz w:val="20"/>
          <w:szCs w:val="20"/>
          <w:highlight w:val="green"/>
          <w14:ligatures w14:val="none"/>
          <w:rPrChange w:id="28" w:author="Emily Boyer" w:date="2026-02-12T12:10:00Z" w16du:dateUtc="2026-02-12T17:10:00Z">
            <w:rPr>
              <w:rFonts w:ascii="Arial" w:eastAsia="Times New Roman" w:hAnsi="Arial" w:cs="Arial"/>
              <w:kern w:val="0"/>
              <w:sz w:val="20"/>
              <w:szCs w:val="20"/>
              <w14:ligatures w14:val="none"/>
            </w:rPr>
          </w:rPrChange>
        </w:rPr>
        <w:t xml:space="preserve">. </w:t>
      </w:r>
      <w:r w:rsidRPr="00FA179D">
        <w:rPr>
          <w:rFonts w:ascii="Arial" w:hAnsi="Arial" w:cs="Arial"/>
          <w:sz w:val="20"/>
          <w:szCs w:val="20"/>
          <w:highlight w:val="green"/>
          <w:rPrChange w:id="29" w:author="Emily Boyer" w:date="2026-02-12T12:10:00Z" w16du:dateUtc="2026-02-12T17:10:00Z">
            <w:rPr>
              <w:rFonts w:ascii="Arial" w:hAnsi="Arial" w:cs="Arial"/>
              <w:sz w:val="20"/>
              <w:szCs w:val="20"/>
            </w:rPr>
          </w:rPrChange>
        </w:rPr>
        <w:t>Chicago: University of Chicago Press.</w:t>
      </w:r>
    </w:p>
    <w:p w14:paraId="189DA9C1" w14:textId="77777777" w:rsidR="00373622" w:rsidRPr="00F50F06" w:rsidRDefault="00373622" w:rsidP="00294AA8">
      <w:pPr>
        <w:pStyle w:val="EndnoteText"/>
        <w:ind w:left="720"/>
        <w:rPr>
          <w:rFonts w:ascii="Arial" w:hAnsi="Arial" w:cs="Arial"/>
        </w:rPr>
      </w:pPr>
    </w:p>
    <w:p w14:paraId="15632539" w14:textId="0992B091" w:rsidR="00067E29" w:rsidRPr="00555BC2" w:rsidRDefault="00067E29" w:rsidP="00067E29">
      <w:pPr>
        <w:pStyle w:val="EndnoteText"/>
        <w:numPr>
          <w:ilvl w:val="0"/>
          <w:numId w:val="2"/>
        </w:numPr>
        <w:rPr>
          <w:rFonts w:ascii="Arial" w:hAnsi="Arial" w:cs="Arial"/>
          <w:highlight w:val="green"/>
          <w:rPrChange w:id="30" w:author="Emily Boyer" w:date="2026-02-12T12:11:00Z" w16du:dateUtc="2026-02-12T17:11:00Z">
            <w:rPr>
              <w:rFonts w:ascii="Arial" w:hAnsi="Arial" w:cs="Arial"/>
            </w:rPr>
          </w:rPrChange>
        </w:rPr>
      </w:pPr>
      <w:r w:rsidRPr="00555BC2">
        <w:rPr>
          <w:rFonts w:ascii="Arial" w:hAnsi="Arial" w:cs="Arial"/>
          <w:highlight w:val="green"/>
          <w:rPrChange w:id="31" w:author="Emily Boyer" w:date="2026-02-12T12:11:00Z" w16du:dateUtc="2026-02-12T17:11:00Z">
            <w:rPr>
              <w:rFonts w:ascii="Arial" w:hAnsi="Arial" w:cs="Arial"/>
            </w:rPr>
          </w:rPrChange>
        </w:rPr>
        <w:t>Boulton, A. (2010). ‘Just Maps: Google’s Democratic Map-Making Community?’, </w:t>
      </w:r>
      <w:r w:rsidRPr="00555BC2">
        <w:rPr>
          <w:rFonts w:ascii="Arial" w:hAnsi="Arial" w:cs="Arial"/>
          <w:i/>
          <w:iCs/>
          <w:highlight w:val="green"/>
          <w:rPrChange w:id="32" w:author="Emily Boyer" w:date="2026-02-12T12:11:00Z" w16du:dateUtc="2026-02-12T17:11:00Z">
            <w:rPr>
              <w:rFonts w:ascii="Arial" w:hAnsi="Arial" w:cs="Arial"/>
              <w:i/>
              <w:iCs/>
            </w:rPr>
          </w:rPrChange>
        </w:rPr>
        <w:t>Cartographica: The International Journal for Geographic Information and Geovisualization</w:t>
      </w:r>
      <w:r w:rsidRPr="00555BC2">
        <w:rPr>
          <w:rFonts w:ascii="Arial" w:hAnsi="Arial" w:cs="Arial"/>
          <w:highlight w:val="green"/>
          <w:rPrChange w:id="33" w:author="Emily Boyer" w:date="2026-02-12T12:11:00Z" w16du:dateUtc="2026-02-12T17:11:00Z">
            <w:rPr>
              <w:rFonts w:ascii="Arial" w:hAnsi="Arial" w:cs="Arial"/>
            </w:rPr>
          </w:rPrChange>
        </w:rPr>
        <w:t xml:space="preserve">, 45(1), pp. 1-4. Available at: </w:t>
      </w:r>
      <w:r w:rsidRPr="00555BC2">
        <w:rPr>
          <w:highlight w:val="green"/>
          <w:rPrChange w:id="34" w:author="Emily Boyer" w:date="2026-02-12T12:11:00Z" w16du:dateUtc="2026-02-12T17:11:00Z">
            <w:rPr/>
          </w:rPrChange>
        </w:rPr>
        <w:fldChar w:fldCharType="begin"/>
      </w:r>
      <w:r w:rsidRPr="00555BC2">
        <w:rPr>
          <w:highlight w:val="green"/>
          <w:rPrChange w:id="35" w:author="Emily Boyer" w:date="2026-02-12T12:11:00Z" w16du:dateUtc="2026-02-12T17:11:00Z">
            <w:rPr/>
          </w:rPrChange>
        </w:rPr>
        <w:instrText>HYPERLINK "https://doi.org/10.3138/carto.45.1.1"</w:instrText>
      </w:r>
      <w:r w:rsidRPr="0063115F">
        <w:rPr>
          <w:highlight w:val="green"/>
        </w:rPr>
      </w:r>
      <w:r w:rsidRPr="00555BC2">
        <w:rPr>
          <w:highlight w:val="green"/>
          <w:rPrChange w:id="36" w:author="Emily Boyer" w:date="2026-02-12T12:11:00Z" w16du:dateUtc="2026-02-12T17:11:00Z">
            <w:rPr>
              <w:rStyle w:val="Hyperlink"/>
              <w:rFonts w:ascii="Arial" w:hAnsi="Arial" w:cs="Arial"/>
            </w:rPr>
          </w:rPrChange>
        </w:rPr>
        <w:fldChar w:fldCharType="separate"/>
      </w:r>
      <w:r w:rsidRPr="00555BC2">
        <w:rPr>
          <w:rStyle w:val="Hyperlink"/>
          <w:rFonts w:ascii="Arial" w:hAnsi="Arial" w:cs="Arial"/>
          <w:highlight w:val="green"/>
          <w:rPrChange w:id="37" w:author="Emily Boyer" w:date="2026-02-12T12:11:00Z" w16du:dateUtc="2026-02-12T17:11:00Z">
            <w:rPr>
              <w:rStyle w:val="Hyperlink"/>
              <w:rFonts w:ascii="Arial" w:hAnsi="Arial" w:cs="Arial"/>
            </w:rPr>
          </w:rPrChange>
        </w:rPr>
        <w:t>https://doi.org/10.3138/carto.45.1.1</w:t>
      </w:r>
      <w:r w:rsidRPr="00555BC2">
        <w:rPr>
          <w:rStyle w:val="Hyperlink"/>
          <w:rFonts w:ascii="Arial" w:hAnsi="Arial" w:cs="Arial"/>
          <w:highlight w:val="green"/>
          <w:rPrChange w:id="38" w:author="Emily Boyer" w:date="2026-02-12T12:11:00Z" w16du:dateUtc="2026-02-12T17:11:00Z">
            <w:rPr>
              <w:rStyle w:val="Hyperlink"/>
              <w:rFonts w:ascii="Arial" w:hAnsi="Arial" w:cs="Arial"/>
            </w:rPr>
          </w:rPrChange>
        </w:rPr>
        <w:fldChar w:fldCharType="end"/>
      </w:r>
      <w:r w:rsidRPr="00555BC2">
        <w:rPr>
          <w:rFonts w:ascii="Arial" w:hAnsi="Arial" w:cs="Arial"/>
          <w:highlight w:val="green"/>
          <w:rPrChange w:id="39" w:author="Emily Boyer" w:date="2026-02-12T12:11:00Z" w16du:dateUtc="2026-02-12T17:11:00Z">
            <w:rPr>
              <w:rFonts w:ascii="Arial" w:hAnsi="Arial" w:cs="Arial"/>
            </w:rPr>
          </w:rPrChange>
        </w:rPr>
        <w:t>.</w:t>
      </w:r>
    </w:p>
    <w:p w14:paraId="1797B721" w14:textId="77777777" w:rsidR="00067E29" w:rsidRPr="00294AA8" w:rsidRDefault="00067E29" w:rsidP="00067E29">
      <w:pPr>
        <w:pStyle w:val="EndnoteText"/>
        <w:ind w:left="720"/>
        <w:rPr>
          <w:rFonts w:ascii="Arial" w:hAnsi="Arial" w:cs="Arial"/>
        </w:rPr>
      </w:pPr>
    </w:p>
    <w:p w14:paraId="3259220A" w14:textId="77C94326" w:rsidR="00067E29" w:rsidRPr="006B7685" w:rsidRDefault="00067E29" w:rsidP="00067E29">
      <w:pPr>
        <w:pStyle w:val="EndnoteText"/>
        <w:numPr>
          <w:ilvl w:val="0"/>
          <w:numId w:val="2"/>
        </w:numPr>
        <w:rPr>
          <w:rFonts w:ascii="Arial" w:hAnsi="Arial" w:cs="Arial"/>
          <w:highlight w:val="green"/>
          <w:rPrChange w:id="40" w:author="Emily Boyer" w:date="2026-02-13T13:13:00Z" w16du:dateUtc="2026-02-13T18:13:00Z">
            <w:rPr>
              <w:rFonts w:ascii="Arial" w:hAnsi="Arial" w:cs="Arial"/>
            </w:rPr>
          </w:rPrChange>
        </w:rPr>
      </w:pPr>
      <w:r w:rsidRPr="006B7685">
        <w:rPr>
          <w:rFonts w:ascii="Arial" w:hAnsi="Arial" w:cs="Arial"/>
          <w:highlight w:val="green"/>
          <w:rPrChange w:id="41" w:author="Emily Boyer" w:date="2026-02-13T13:13:00Z" w16du:dateUtc="2026-02-13T18:13:00Z">
            <w:rPr>
              <w:rFonts w:ascii="Arial" w:hAnsi="Arial" w:cs="Arial"/>
            </w:rPr>
          </w:rPrChange>
        </w:rPr>
        <w:t>Boyde, N.P. (2016). </w:t>
      </w:r>
      <w:r w:rsidRPr="006B7685">
        <w:rPr>
          <w:rFonts w:ascii="Arial" w:hAnsi="Arial" w:cs="Arial"/>
          <w:i/>
          <w:iCs/>
          <w:highlight w:val="green"/>
          <w:rPrChange w:id="42" w:author="Emily Boyer" w:date="2026-02-13T13:13:00Z" w16du:dateUtc="2026-02-13T18:13:00Z">
            <w:rPr>
              <w:rFonts w:ascii="Arial" w:hAnsi="Arial" w:cs="Arial"/>
              <w:i/>
              <w:iCs/>
            </w:rPr>
          </w:rPrChange>
        </w:rPr>
        <w:t xml:space="preserve">Mapping </w:t>
      </w:r>
      <w:r w:rsidR="00F50F06" w:rsidRPr="006B7685">
        <w:rPr>
          <w:rFonts w:ascii="Arial" w:hAnsi="Arial" w:cs="Arial"/>
          <w:i/>
          <w:iCs/>
          <w:highlight w:val="green"/>
          <w:rPrChange w:id="43" w:author="Emily Boyer" w:date="2026-02-13T13:13:00Z" w16du:dateUtc="2026-02-13T18:13:00Z">
            <w:rPr>
              <w:rFonts w:ascii="Arial" w:hAnsi="Arial" w:cs="Arial"/>
              <w:i/>
              <w:iCs/>
            </w:rPr>
          </w:rPrChange>
        </w:rPr>
        <w:t>U</w:t>
      </w:r>
      <w:r w:rsidRPr="006B7685">
        <w:rPr>
          <w:rFonts w:ascii="Arial" w:hAnsi="Arial" w:cs="Arial"/>
          <w:i/>
          <w:iCs/>
          <w:highlight w:val="green"/>
          <w:rPrChange w:id="44" w:author="Emily Boyer" w:date="2026-02-13T13:13:00Z" w16du:dateUtc="2026-02-13T18:13:00Z">
            <w:rPr>
              <w:rFonts w:ascii="Arial" w:hAnsi="Arial" w:cs="Arial"/>
              <w:i/>
              <w:iCs/>
            </w:rPr>
          </w:rPrChange>
        </w:rPr>
        <w:t xml:space="preserve">pward </w:t>
      </w:r>
      <w:r w:rsidR="00F50F06" w:rsidRPr="006B7685">
        <w:rPr>
          <w:rFonts w:ascii="Arial" w:hAnsi="Arial" w:cs="Arial"/>
          <w:i/>
          <w:iCs/>
          <w:highlight w:val="green"/>
          <w:rPrChange w:id="45" w:author="Emily Boyer" w:date="2026-02-13T13:13:00Z" w16du:dateUtc="2026-02-13T18:13:00Z">
            <w:rPr>
              <w:rFonts w:ascii="Arial" w:hAnsi="Arial" w:cs="Arial"/>
              <w:i/>
              <w:iCs/>
            </w:rPr>
          </w:rPrChange>
        </w:rPr>
        <w:t>&lt;</w:t>
      </w:r>
      <w:r w:rsidRPr="006B7685">
        <w:rPr>
          <w:rFonts w:ascii="Arial" w:hAnsi="Arial" w:cs="Arial"/>
          <w:i/>
          <w:iCs/>
          <w:highlight w:val="green"/>
          <w:rPrChange w:id="46" w:author="Emily Boyer" w:date="2026-02-13T13:13:00Z" w16du:dateUtc="2026-02-13T18:13:00Z">
            <w:rPr>
              <w:rFonts w:ascii="Arial" w:hAnsi="Arial" w:cs="Arial"/>
              <w:i/>
              <w:iCs/>
            </w:rPr>
          </w:rPrChange>
        </w:rPr>
        <w:t xml:space="preserve">obility for </w:t>
      </w:r>
      <w:r w:rsidR="00F50F06" w:rsidRPr="006B7685">
        <w:rPr>
          <w:rFonts w:ascii="Arial" w:hAnsi="Arial" w:cs="Arial"/>
          <w:i/>
          <w:iCs/>
          <w:highlight w:val="green"/>
          <w:rPrChange w:id="47" w:author="Emily Boyer" w:date="2026-02-13T13:13:00Z" w16du:dateUtc="2026-02-13T18:13:00Z">
            <w:rPr>
              <w:rFonts w:ascii="Arial" w:hAnsi="Arial" w:cs="Arial"/>
              <w:i/>
              <w:iCs/>
            </w:rPr>
          </w:rPrChange>
        </w:rPr>
        <w:t>R</w:t>
      </w:r>
      <w:r w:rsidRPr="006B7685">
        <w:rPr>
          <w:rFonts w:ascii="Arial" w:hAnsi="Arial" w:cs="Arial"/>
          <w:i/>
          <w:iCs/>
          <w:highlight w:val="green"/>
          <w:rPrChange w:id="48" w:author="Emily Boyer" w:date="2026-02-13T13:13:00Z" w16du:dateUtc="2026-02-13T18:13:00Z">
            <w:rPr>
              <w:rFonts w:ascii="Arial" w:hAnsi="Arial" w:cs="Arial"/>
              <w:i/>
              <w:iCs/>
            </w:rPr>
          </w:rPrChange>
        </w:rPr>
        <w:t xml:space="preserve">esidents of a </w:t>
      </w:r>
      <w:r w:rsidR="00F50F06" w:rsidRPr="006B7685">
        <w:rPr>
          <w:rFonts w:ascii="Arial" w:hAnsi="Arial" w:cs="Arial"/>
          <w:i/>
          <w:iCs/>
          <w:highlight w:val="green"/>
          <w:rPrChange w:id="49" w:author="Emily Boyer" w:date="2026-02-13T13:13:00Z" w16du:dateUtc="2026-02-13T18:13:00Z">
            <w:rPr>
              <w:rFonts w:ascii="Arial" w:hAnsi="Arial" w:cs="Arial"/>
              <w:i/>
              <w:iCs/>
            </w:rPr>
          </w:rPrChange>
        </w:rPr>
        <w:t>M</w:t>
      </w:r>
      <w:r w:rsidRPr="006B7685">
        <w:rPr>
          <w:rFonts w:ascii="Arial" w:hAnsi="Arial" w:cs="Arial"/>
          <w:i/>
          <w:iCs/>
          <w:highlight w:val="green"/>
          <w:rPrChange w:id="50" w:author="Emily Boyer" w:date="2026-02-13T13:13:00Z" w16du:dateUtc="2026-02-13T18:13:00Z">
            <w:rPr>
              <w:rFonts w:ascii="Arial" w:hAnsi="Arial" w:cs="Arial"/>
              <w:i/>
              <w:iCs/>
            </w:rPr>
          </w:rPrChange>
        </w:rPr>
        <w:t>ixed-</w:t>
      </w:r>
      <w:r w:rsidR="00F50F06" w:rsidRPr="006B7685">
        <w:rPr>
          <w:rFonts w:ascii="Arial" w:hAnsi="Arial" w:cs="Arial"/>
          <w:i/>
          <w:iCs/>
          <w:highlight w:val="green"/>
          <w:rPrChange w:id="51" w:author="Emily Boyer" w:date="2026-02-13T13:13:00Z" w16du:dateUtc="2026-02-13T18:13:00Z">
            <w:rPr>
              <w:rFonts w:ascii="Arial" w:hAnsi="Arial" w:cs="Arial"/>
              <w:i/>
              <w:iCs/>
            </w:rPr>
          </w:rPrChange>
        </w:rPr>
        <w:t>I</w:t>
      </w:r>
      <w:r w:rsidRPr="006B7685">
        <w:rPr>
          <w:rFonts w:ascii="Arial" w:hAnsi="Arial" w:cs="Arial"/>
          <w:i/>
          <w:iCs/>
          <w:highlight w:val="green"/>
          <w:rPrChange w:id="52" w:author="Emily Boyer" w:date="2026-02-13T13:13:00Z" w16du:dateUtc="2026-02-13T18:13:00Z">
            <w:rPr>
              <w:rFonts w:ascii="Arial" w:hAnsi="Arial" w:cs="Arial"/>
              <w:i/>
              <w:iCs/>
            </w:rPr>
          </w:rPrChange>
        </w:rPr>
        <w:t xml:space="preserve">ncome </w:t>
      </w:r>
      <w:r w:rsidR="00F50F06" w:rsidRPr="006B7685">
        <w:rPr>
          <w:rFonts w:ascii="Arial" w:hAnsi="Arial" w:cs="Arial"/>
          <w:i/>
          <w:iCs/>
          <w:highlight w:val="green"/>
          <w:rPrChange w:id="53" w:author="Emily Boyer" w:date="2026-02-13T13:13:00Z" w16du:dateUtc="2026-02-13T18:13:00Z">
            <w:rPr>
              <w:rFonts w:ascii="Arial" w:hAnsi="Arial" w:cs="Arial"/>
              <w:i/>
              <w:iCs/>
            </w:rPr>
          </w:rPrChange>
        </w:rPr>
        <w:t>H</w:t>
      </w:r>
      <w:r w:rsidRPr="006B7685">
        <w:rPr>
          <w:rFonts w:ascii="Arial" w:hAnsi="Arial" w:cs="Arial"/>
          <w:i/>
          <w:iCs/>
          <w:highlight w:val="green"/>
          <w:rPrChange w:id="54" w:author="Emily Boyer" w:date="2026-02-13T13:13:00Z" w16du:dateUtc="2026-02-13T18:13:00Z">
            <w:rPr>
              <w:rFonts w:ascii="Arial" w:hAnsi="Arial" w:cs="Arial"/>
              <w:i/>
              <w:iCs/>
            </w:rPr>
          </w:rPrChange>
        </w:rPr>
        <w:t>ousing</w:t>
      </w:r>
      <w:r w:rsidR="00F50F06" w:rsidRPr="006B7685">
        <w:rPr>
          <w:rFonts w:ascii="Arial" w:hAnsi="Arial" w:cs="Arial"/>
          <w:i/>
          <w:iCs/>
          <w:highlight w:val="green"/>
          <w:rPrChange w:id="55" w:author="Emily Boyer" w:date="2026-02-13T13:13:00Z" w16du:dateUtc="2026-02-13T18:13:00Z">
            <w:rPr>
              <w:rFonts w:ascii="Arial" w:hAnsi="Arial" w:cs="Arial"/>
              <w:i/>
              <w:iCs/>
            </w:rPr>
          </w:rPrChange>
        </w:rPr>
        <w:t xml:space="preserve"> P</w:t>
      </w:r>
      <w:r w:rsidRPr="006B7685">
        <w:rPr>
          <w:rFonts w:ascii="Arial" w:hAnsi="Arial" w:cs="Arial"/>
          <w:i/>
          <w:iCs/>
          <w:highlight w:val="green"/>
          <w:rPrChange w:id="56" w:author="Emily Boyer" w:date="2026-02-13T13:13:00Z" w16du:dateUtc="2026-02-13T18:13:00Z">
            <w:rPr>
              <w:rFonts w:ascii="Arial" w:hAnsi="Arial" w:cs="Arial"/>
              <w:i/>
              <w:iCs/>
            </w:rPr>
          </w:rPrChange>
        </w:rPr>
        <w:t>roject in Salishan, WA</w:t>
      </w:r>
      <w:r w:rsidRPr="006B7685">
        <w:rPr>
          <w:rFonts w:ascii="Arial" w:hAnsi="Arial" w:cs="Arial"/>
          <w:highlight w:val="green"/>
          <w:rPrChange w:id="57" w:author="Emily Boyer" w:date="2026-02-13T13:13:00Z" w16du:dateUtc="2026-02-13T18:13:00Z">
            <w:rPr>
              <w:rFonts w:ascii="Arial" w:hAnsi="Arial" w:cs="Arial"/>
            </w:rPr>
          </w:rPrChange>
        </w:rPr>
        <w:t>. Thesis. Available at: search.proquest.com.</w:t>
      </w:r>
    </w:p>
    <w:p w14:paraId="207BA430" w14:textId="77777777" w:rsidR="00067E29" w:rsidRPr="006B7685" w:rsidRDefault="00067E29" w:rsidP="00067E29">
      <w:pPr>
        <w:pStyle w:val="EndnoteText"/>
        <w:rPr>
          <w:rFonts w:ascii="Arial" w:hAnsi="Arial" w:cs="Arial"/>
          <w:highlight w:val="green"/>
          <w:rPrChange w:id="58" w:author="Emily Boyer" w:date="2026-02-13T13:13:00Z" w16du:dateUtc="2026-02-13T18:13:00Z">
            <w:rPr>
              <w:rFonts w:ascii="Arial" w:hAnsi="Arial" w:cs="Arial"/>
            </w:rPr>
          </w:rPrChange>
        </w:rPr>
      </w:pPr>
    </w:p>
    <w:p w14:paraId="42569503" w14:textId="77777777" w:rsidR="00067E29" w:rsidRPr="006B7685" w:rsidRDefault="00067E29" w:rsidP="00067E29">
      <w:pPr>
        <w:pStyle w:val="EndnoteText"/>
        <w:numPr>
          <w:ilvl w:val="0"/>
          <w:numId w:val="2"/>
        </w:numPr>
        <w:rPr>
          <w:rFonts w:ascii="Arial" w:hAnsi="Arial" w:cs="Arial"/>
          <w:highlight w:val="green"/>
          <w:rPrChange w:id="59" w:author="Emily Boyer" w:date="2026-02-13T13:13:00Z" w16du:dateUtc="2026-02-13T18:13:00Z">
            <w:rPr>
              <w:rFonts w:ascii="Arial" w:hAnsi="Arial" w:cs="Arial"/>
            </w:rPr>
          </w:rPrChange>
        </w:rPr>
      </w:pPr>
      <w:r w:rsidRPr="006B7685">
        <w:rPr>
          <w:rFonts w:ascii="Arial" w:hAnsi="Arial" w:cs="Arial"/>
          <w:highlight w:val="green"/>
          <w:rPrChange w:id="60" w:author="Emily Boyer" w:date="2026-02-13T13:13:00Z" w16du:dateUtc="2026-02-13T18:13:00Z">
            <w:rPr>
              <w:rFonts w:ascii="Arial" w:hAnsi="Arial" w:cs="Arial"/>
            </w:rPr>
          </w:rPrChange>
        </w:rPr>
        <w:t>Bullard, R.D. (2008). ‘Toxic Wastes and Race at Twenty: Why Race Still Matters After All of These Years’, </w:t>
      </w:r>
      <w:r w:rsidRPr="006B7685">
        <w:rPr>
          <w:rFonts w:ascii="Arial" w:hAnsi="Arial" w:cs="Arial"/>
          <w:i/>
          <w:iCs/>
          <w:highlight w:val="green"/>
          <w:rPrChange w:id="61" w:author="Emily Boyer" w:date="2026-02-13T13:13:00Z" w16du:dateUtc="2026-02-13T18:13:00Z">
            <w:rPr>
              <w:rFonts w:ascii="Arial" w:hAnsi="Arial" w:cs="Arial"/>
              <w:i/>
              <w:iCs/>
            </w:rPr>
          </w:rPrChange>
        </w:rPr>
        <w:t>Environmental Law (Northwestern School of Law)</w:t>
      </w:r>
      <w:r w:rsidRPr="006B7685">
        <w:rPr>
          <w:rFonts w:ascii="Arial" w:hAnsi="Arial" w:cs="Arial"/>
          <w:highlight w:val="green"/>
          <w:rPrChange w:id="62" w:author="Emily Boyer" w:date="2026-02-13T13:13:00Z" w16du:dateUtc="2026-02-13T18:13:00Z">
            <w:rPr>
              <w:rFonts w:ascii="Arial" w:hAnsi="Arial" w:cs="Arial"/>
            </w:rPr>
          </w:rPrChange>
        </w:rPr>
        <w:t>, 38(2), pp. 371-411.</w:t>
      </w:r>
    </w:p>
    <w:p w14:paraId="0E9F6A30" w14:textId="77777777" w:rsidR="00067E29" w:rsidRPr="006B7685" w:rsidRDefault="00067E29" w:rsidP="00067E29">
      <w:pPr>
        <w:pStyle w:val="EndnoteText"/>
        <w:rPr>
          <w:rFonts w:ascii="Arial" w:hAnsi="Arial" w:cs="Arial"/>
          <w:highlight w:val="green"/>
          <w:rPrChange w:id="63" w:author="Emily Boyer" w:date="2026-02-13T13:13:00Z" w16du:dateUtc="2026-02-13T18:13:00Z">
            <w:rPr>
              <w:rFonts w:ascii="Arial" w:hAnsi="Arial" w:cs="Arial"/>
            </w:rPr>
          </w:rPrChange>
        </w:rPr>
      </w:pPr>
    </w:p>
    <w:p w14:paraId="14B95B9A" w14:textId="77777777" w:rsidR="00067E29" w:rsidRPr="006B7685" w:rsidRDefault="00067E29" w:rsidP="00067E29">
      <w:pPr>
        <w:pStyle w:val="EndnoteText"/>
        <w:numPr>
          <w:ilvl w:val="0"/>
          <w:numId w:val="2"/>
        </w:numPr>
        <w:rPr>
          <w:rFonts w:ascii="Arial" w:hAnsi="Arial" w:cs="Arial"/>
          <w:highlight w:val="green"/>
          <w:rPrChange w:id="64" w:author="Emily Boyer" w:date="2026-02-13T13:13:00Z" w16du:dateUtc="2026-02-13T18:13:00Z">
            <w:rPr>
              <w:rFonts w:ascii="Arial" w:hAnsi="Arial" w:cs="Arial"/>
            </w:rPr>
          </w:rPrChange>
        </w:rPr>
      </w:pPr>
      <w:r w:rsidRPr="006B7685">
        <w:rPr>
          <w:rFonts w:ascii="Arial" w:hAnsi="Arial" w:cs="Arial"/>
          <w:highlight w:val="green"/>
          <w:rPrChange w:id="65" w:author="Emily Boyer" w:date="2026-02-13T13:13:00Z" w16du:dateUtc="2026-02-13T18:13:00Z">
            <w:rPr>
              <w:rFonts w:ascii="Arial" w:hAnsi="Arial" w:cs="Arial"/>
            </w:rPr>
          </w:rPrChange>
        </w:rPr>
        <w:t>Bushell, S. (2020). </w:t>
      </w:r>
      <w:r w:rsidRPr="006B7685">
        <w:rPr>
          <w:rFonts w:ascii="Arial" w:hAnsi="Arial" w:cs="Arial"/>
          <w:i/>
          <w:iCs/>
          <w:highlight w:val="green"/>
          <w:rPrChange w:id="66" w:author="Emily Boyer" w:date="2026-02-13T13:13:00Z" w16du:dateUtc="2026-02-13T18:13:00Z">
            <w:rPr>
              <w:rFonts w:ascii="Arial" w:hAnsi="Arial" w:cs="Arial"/>
              <w:i/>
              <w:iCs/>
            </w:rPr>
          </w:rPrChange>
        </w:rPr>
        <w:t>Reading and Mapping Fiction: Spatialising the Literary Text</w:t>
      </w:r>
      <w:r w:rsidRPr="006B7685">
        <w:rPr>
          <w:rFonts w:ascii="Arial" w:hAnsi="Arial" w:cs="Arial"/>
          <w:highlight w:val="green"/>
          <w:rPrChange w:id="67" w:author="Emily Boyer" w:date="2026-02-13T13:13:00Z" w16du:dateUtc="2026-02-13T18:13:00Z">
            <w:rPr>
              <w:rFonts w:ascii="Arial" w:hAnsi="Arial" w:cs="Arial"/>
            </w:rPr>
          </w:rPrChange>
        </w:rPr>
        <w:t>. Cambridge: Cambridge University Press.</w:t>
      </w:r>
    </w:p>
    <w:p w14:paraId="25FBE436" w14:textId="77777777" w:rsidR="00067E29" w:rsidRPr="00294AA8" w:rsidRDefault="00067E29" w:rsidP="00067E29">
      <w:pPr>
        <w:pStyle w:val="EndnoteText"/>
        <w:rPr>
          <w:rFonts w:ascii="Arial" w:hAnsi="Arial" w:cs="Arial"/>
        </w:rPr>
      </w:pPr>
    </w:p>
    <w:p w14:paraId="4B6EA71C"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Byrne, D. (1998). </w:t>
      </w:r>
      <w:r w:rsidRPr="00294AA8">
        <w:rPr>
          <w:rFonts w:ascii="Arial" w:hAnsi="Arial" w:cs="Arial"/>
          <w:i/>
          <w:iCs/>
        </w:rPr>
        <w:t>MARC Manual: Understanding and Using MARC Records</w:t>
      </w:r>
      <w:r w:rsidRPr="00294AA8">
        <w:rPr>
          <w:rFonts w:ascii="Arial" w:hAnsi="Arial" w:cs="Arial"/>
        </w:rPr>
        <w:t>. Oxford: Bloomsbury Publishing USA.</w:t>
      </w:r>
    </w:p>
    <w:p w14:paraId="6F0DBF8D" w14:textId="77777777" w:rsidR="00067E29" w:rsidRPr="00294AA8" w:rsidRDefault="00067E29" w:rsidP="00067E29">
      <w:pPr>
        <w:pStyle w:val="EndnoteText"/>
        <w:rPr>
          <w:rFonts w:ascii="Arial" w:hAnsi="Arial" w:cs="Arial"/>
        </w:rPr>
      </w:pPr>
    </w:p>
    <w:p w14:paraId="52734C12" w14:textId="750BD2B3" w:rsidR="00A33F4B" w:rsidRPr="00294AA8" w:rsidRDefault="00A33F4B" w:rsidP="00294AA8">
      <w:pPr>
        <w:pStyle w:val="ListParagraph"/>
        <w:numPr>
          <w:ilvl w:val="0"/>
          <w:numId w:val="2"/>
        </w:numPr>
        <w:rPr>
          <w:rFonts w:ascii="Arial" w:hAnsi="Arial" w:cs="Arial"/>
        </w:rPr>
      </w:pPr>
      <w:r w:rsidRPr="00294AA8">
        <w:rPr>
          <w:rStyle w:val="Strong"/>
          <w:rFonts w:ascii="Arial" w:hAnsi="Arial" w:cs="Arial"/>
          <w:b w:val="0"/>
          <w:bCs w:val="0"/>
          <w:sz w:val="20"/>
          <w:szCs w:val="20"/>
        </w:rPr>
        <w:t>Cammett, A. (2016)</w:t>
      </w:r>
      <w:r w:rsidRPr="00294AA8">
        <w:rPr>
          <w:rFonts w:ascii="Arial" w:hAnsi="Arial" w:cs="Arial"/>
          <w:sz w:val="20"/>
          <w:szCs w:val="20"/>
        </w:rPr>
        <w:t xml:space="preserve"> ‘Confronting </w:t>
      </w:r>
      <w:r w:rsidR="00F50F06" w:rsidRPr="00294AA8">
        <w:rPr>
          <w:rFonts w:ascii="Arial" w:hAnsi="Arial" w:cs="Arial"/>
          <w:sz w:val="20"/>
          <w:szCs w:val="20"/>
        </w:rPr>
        <w:t>R</w:t>
      </w:r>
      <w:r w:rsidRPr="00294AA8">
        <w:rPr>
          <w:rFonts w:ascii="Arial" w:hAnsi="Arial" w:cs="Arial"/>
          <w:sz w:val="20"/>
          <w:szCs w:val="20"/>
        </w:rPr>
        <w:t xml:space="preserve">ace and </w:t>
      </w:r>
      <w:r w:rsidR="00F50F06" w:rsidRPr="00294AA8">
        <w:rPr>
          <w:rFonts w:ascii="Arial" w:hAnsi="Arial" w:cs="Arial"/>
          <w:sz w:val="20"/>
          <w:szCs w:val="20"/>
        </w:rPr>
        <w:t>C</w:t>
      </w:r>
      <w:r w:rsidRPr="00294AA8">
        <w:rPr>
          <w:rFonts w:ascii="Arial" w:hAnsi="Arial" w:cs="Arial"/>
          <w:sz w:val="20"/>
          <w:szCs w:val="20"/>
        </w:rPr>
        <w:t xml:space="preserve">ollateral </w:t>
      </w:r>
      <w:r w:rsidR="00F50F06" w:rsidRPr="00294AA8">
        <w:rPr>
          <w:rFonts w:ascii="Arial" w:hAnsi="Arial" w:cs="Arial"/>
          <w:sz w:val="20"/>
          <w:szCs w:val="20"/>
        </w:rPr>
        <w:t>C</w:t>
      </w:r>
      <w:r w:rsidRPr="00294AA8">
        <w:rPr>
          <w:rFonts w:ascii="Arial" w:hAnsi="Arial" w:cs="Arial"/>
          <w:sz w:val="20"/>
          <w:szCs w:val="20"/>
        </w:rPr>
        <w:t xml:space="preserve">onsequences in </w:t>
      </w:r>
      <w:r w:rsidR="00F50F06" w:rsidRPr="00294AA8">
        <w:rPr>
          <w:rFonts w:ascii="Arial" w:hAnsi="Arial" w:cs="Arial"/>
          <w:sz w:val="20"/>
          <w:szCs w:val="20"/>
        </w:rPr>
        <w:t>P</w:t>
      </w:r>
      <w:r w:rsidRPr="00294AA8">
        <w:rPr>
          <w:rFonts w:ascii="Arial" w:hAnsi="Arial" w:cs="Arial"/>
          <w:sz w:val="20"/>
          <w:szCs w:val="20"/>
        </w:rPr>
        <w:t xml:space="preserve">ublic </w:t>
      </w:r>
      <w:r w:rsidR="00F50F06" w:rsidRPr="00294AA8">
        <w:rPr>
          <w:rFonts w:ascii="Arial" w:hAnsi="Arial" w:cs="Arial"/>
          <w:sz w:val="20"/>
          <w:szCs w:val="20"/>
        </w:rPr>
        <w:t>H</w:t>
      </w:r>
      <w:r w:rsidRPr="00294AA8">
        <w:rPr>
          <w:rFonts w:ascii="Arial" w:hAnsi="Arial" w:cs="Arial"/>
          <w:sz w:val="20"/>
          <w:szCs w:val="20"/>
        </w:rPr>
        <w:t xml:space="preserve">ousing’, </w:t>
      </w:r>
      <w:r w:rsidRPr="00294AA8">
        <w:rPr>
          <w:rStyle w:val="Emphasis"/>
          <w:rFonts w:ascii="Arial" w:hAnsi="Arial" w:cs="Arial"/>
          <w:sz w:val="20"/>
          <w:szCs w:val="20"/>
        </w:rPr>
        <w:t>Seattle University Law Review</w:t>
      </w:r>
      <w:r w:rsidRPr="00294AA8">
        <w:rPr>
          <w:rFonts w:ascii="Arial" w:hAnsi="Arial" w:cs="Arial"/>
          <w:sz w:val="20"/>
          <w:szCs w:val="20"/>
        </w:rPr>
        <w:t xml:space="preserve">, </w:t>
      </w:r>
      <w:r w:rsidRPr="00294AA8">
        <w:rPr>
          <w:rStyle w:val="Strong"/>
          <w:rFonts w:ascii="Arial" w:hAnsi="Arial" w:cs="Arial"/>
          <w:b w:val="0"/>
          <w:bCs w:val="0"/>
          <w:sz w:val="20"/>
          <w:szCs w:val="20"/>
        </w:rPr>
        <w:t>39</w:t>
      </w:r>
      <w:r w:rsidRPr="00294AA8">
        <w:rPr>
          <w:rFonts w:ascii="Arial" w:hAnsi="Arial" w:cs="Arial"/>
          <w:b/>
          <w:bCs/>
          <w:sz w:val="20"/>
          <w:szCs w:val="20"/>
        </w:rPr>
        <w:t>(</w:t>
      </w:r>
      <w:r w:rsidRPr="00294AA8">
        <w:rPr>
          <w:rFonts w:ascii="Arial" w:hAnsi="Arial" w:cs="Arial"/>
          <w:sz w:val="20"/>
          <w:szCs w:val="20"/>
        </w:rPr>
        <w:t>4), pp. 1123–1156.</w:t>
      </w:r>
    </w:p>
    <w:p w14:paraId="2C3A217C" w14:textId="77777777" w:rsidR="00A33F4B" w:rsidRPr="00F50F06" w:rsidRDefault="00A33F4B" w:rsidP="00294AA8">
      <w:pPr>
        <w:pStyle w:val="ListParagraph"/>
        <w:rPr>
          <w:rFonts w:ascii="Arial" w:hAnsi="Arial" w:cs="Arial"/>
        </w:rPr>
      </w:pPr>
    </w:p>
    <w:p w14:paraId="7D7A7104" w14:textId="524C4155" w:rsidR="00067E29" w:rsidRPr="00294AA8" w:rsidRDefault="00067E29" w:rsidP="00067E29">
      <w:pPr>
        <w:pStyle w:val="EndnoteText"/>
        <w:numPr>
          <w:ilvl w:val="0"/>
          <w:numId w:val="2"/>
        </w:numPr>
        <w:rPr>
          <w:rFonts w:ascii="Arial" w:hAnsi="Arial" w:cs="Arial"/>
        </w:rPr>
      </w:pPr>
      <w:r w:rsidRPr="00294AA8">
        <w:rPr>
          <w:rFonts w:ascii="Arial" w:hAnsi="Arial" w:cs="Arial"/>
        </w:rPr>
        <w:t>Caquard, S. (2013). ‘Cartography I: Mapping Narrative Cartography’, </w:t>
      </w:r>
      <w:r w:rsidRPr="00294AA8">
        <w:rPr>
          <w:rFonts w:ascii="Arial" w:hAnsi="Arial" w:cs="Arial"/>
          <w:i/>
          <w:iCs/>
        </w:rPr>
        <w:t>Progress in Human Geography</w:t>
      </w:r>
      <w:r w:rsidRPr="00294AA8">
        <w:rPr>
          <w:rFonts w:ascii="Arial" w:hAnsi="Arial" w:cs="Arial"/>
        </w:rPr>
        <w:t>, 37(1), pp. 135-144. Available at: https://doi.org/10.1177/0309132511423796.</w:t>
      </w:r>
    </w:p>
    <w:p w14:paraId="5D4E9CC3" w14:textId="77777777" w:rsidR="00067E29" w:rsidRPr="00294AA8" w:rsidRDefault="00067E29" w:rsidP="00067E29">
      <w:pPr>
        <w:pStyle w:val="EndnoteText"/>
        <w:ind w:left="720"/>
        <w:rPr>
          <w:rFonts w:ascii="Arial" w:hAnsi="Arial" w:cs="Arial"/>
        </w:rPr>
      </w:pPr>
    </w:p>
    <w:p w14:paraId="2BE0DDDA"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Cooper, D. et al. (ed). (2016). </w:t>
      </w:r>
      <w:r w:rsidRPr="00294AA8">
        <w:rPr>
          <w:rFonts w:ascii="Arial" w:hAnsi="Arial" w:cs="Arial"/>
          <w:i/>
          <w:iCs/>
        </w:rPr>
        <w:t>Literary Mapping in the Digital Age</w:t>
      </w:r>
      <w:r w:rsidRPr="00294AA8">
        <w:rPr>
          <w:rFonts w:ascii="Arial" w:hAnsi="Arial" w:cs="Arial"/>
        </w:rPr>
        <w:t>. New York: Routledge.</w:t>
      </w:r>
    </w:p>
    <w:p w14:paraId="124ECC03" w14:textId="77777777" w:rsidR="00067E29" w:rsidRPr="00294AA8" w:rsidRDefault="00067E29" w:rsidP="00067E29">
      <w:pPr>
        <w:pStyle w:val="EndnoteText"/>
        <w:rPr>
          <w:rFonts w:ascii="Arial" w:hAnsi="Arial" w:cs="Arial"/>
        </w:rPr>
      </w:pPr>
    </w:p>
    <w:p w14:paraId="73F5396C"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Corbett, J., Cochrane, L. and Gill, M. (2016). ‘Powering Up: Revisiting Participatory GIS and Empowerment’, </w:t>
      </w:r>
      <w:r w:rsidRPr="00294AA8">
        <w:rPr>
          <w:rFonts w:ascii="Arial" w:hAnsi="Arial" w:cs="Arial"/>
          <w:i/>
          <w:iCs/>
        </w:rPr>
        <w:t>The Cartographic Journal</w:t>
      </w:r>
      <w:r w:rsidRPr="00294AA8">
        <w:rPr>
          <w:rFonts w:ascii="Arial" w:hAnsi="Arial" w:cs="Arial"/>
        </w:rPr>
        <w:t xml:space="preserve">, 53(4), pp. 335-340. Available at: </w:t>
      </w:r>
      <w:hyperlink r:id="rId6" w:history="1">
        <w:r w:rsidRPr="00294AA8">
          <w:rPr>
            <w:rStyle w:val="Hyperlink"/>
            <w:rFonts w:ascii="Arial" w:hAnsi="Arial" w:cs="Arial"/>
          </w:rPr>
          <w:t>https://doi.org/10.1080/00087041.2016.1209624</w:t>
        </w:r>
      </w:hyperlink>
      <w:r w:rsidRPr="00294AA8">
        <w:rPr>
          <w:rFonts w:ascii="Arial" w:hAnsi="Arial" w:cs="Arial"/>
        </w:rPr>
        <w:t>.</w:t>
      </w:r>
    </w:p>
    <w:p w14:paraId="21A8D621" w14:textId="77777777" w:rsidR="00067E29" w:rsidRPr="00294AA8" w:rsidRDefault="00067E29" w:rsidP="00067E29">
      <w:pPr>
        <w:pStyle w:val="EndnoteText"/>
        <w:ind w:left="360"/>
        <w:rPr>
          <w:rFonts w:ascii="Arial" w:hAnsi="Arial" w:cs="Arial"/>
        </w:rPr>
      </w:pPr>
    </w:p>
    <w:p w14:paraId="652B670F"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Corner, J. (2011). ‘The Agency of Mapping: Speculation, Critique and Invention’, in Dodge, M., Kitchin, R. and Perkins, C. (eds) </w:t>
      </w:r>
      <w:r w:rsidRPr="00294AA8">
        <w:rPr>
          <w:rFonts w:ascii="Arial" w:hAnsi="Arial" w:cs="Arial"/>
          <w:i/>
          <w:iCs/>
        </w:rPr>
        <w:t>The Map Reader: Theories of Mapping Practice and Cartographic Representation</w:t>
      </w:r>
      <w:r w:rsidRPr="00294AA8">
        <w:rPr>
          <w:rFonts w:ascii="Arial" w:hAnsi="Arial" w:cs="Arial"/>
        </w:rPr>
        <w:t>. Chichester: John Wiley &amp; Sons, pp. 89-101.</w:t>
      </w:r>
    </w:p>
    <w:p w14:paraId="4D1D97B2" w14:textId="77777777" w:rsidR="00067E29" w:rsidRPr="00294AA8" w:rsidRDefault="00067E29" w:rsidP="00067E29">
      <w:pPr>
        <w:pStyle w:val="EndnoteText"/>
        <w:rPr>
          <w:rFonts w:ascii="Arial" w:hAnsi="Arial" w:cs="Arial"/>
        </w:rPr>
      </w:pPr>
    </w:p>
    <w:p w14:paraId="631F2EA8" w14:textId="0EC25D60" w:rsidR="00067E29" w:rsidRPr="00F50F06" w:rsidRDefault="00067E29" w:rsidP="005C036A">
      <w:pPr>
        <w:pStyle w:val="EndnoteText"/>
        <w:numPr>
          <w:ilvl w:val="0"/>
          <w:numId w:val="2"/>
        </w:numPr>
        <w:rPr>
          <w:rFonts w:ascii="Arial" w:hAnsi="Arial" w:cs="Arial"/>
        </w:rPr>
      </w:pPr>
      <w:r w:rsidRPr="00294AA8">
        <w:rPr>
          <w:rFonts w:ascii="Arial" w:hAnsi="Arial" w:cs="Arial"/>
        </w:rPr>
        <w:t>Crampton, J. (2011). </w:t>
      </w:r>
      <w:r w:rsidRPr="00294AA8">
        <w:rPr>
          <w:rFonts w:ascii="Arial" w:hAnsi="Arial" w:cs="Arial"/>
          <w:i/>
          <w:iCs/>
        </w:rPr>
        <w:t>Mapping: A Critical Introduction to Cartography and GIS</w:t>
      </w:r>
      <w:r w:rsidRPr="00294AA8">
        <w:rPr>
          <w:rFonts w:ascii="Arial" w:hAnsi="Arial" w:cs="Arial"/>
        </w:rPr>
        <w:t>. Hoboken: John Wiley &amp; Sons.</w:t>
      </w:r>
    </w:p>
    <w:p w14:paraId="1D19B4FA" w14:textId="77777777" w:rsidR="00FD5060" w:rsidRPr="00F50F06" w:rsidRDefault="00FD5060" w:rsidP="00294AA8">
      <w:pPr>
        <w:pStyle w:val="ListParagraph"/>
        <w:rPr>
          <w:rFonts w:ascii="Arial" w:hAnsi="Arial" w:cs="Arial"/>
        </w:rPr>
      </w:pPr>
    </w:p>
    <w:p w14:paraId="029EAA7D" w14:textId="77777777" w:rsidR="00FD5060" w:rsidRPr="00294AA8" w:rsidRDefault="00FD5060" w:rsidP="00FD5060">
      <w:pPr>
        <w:pStyle w:val="ListParagraph"/>
        <w:numPr>
          <w:ilvl w:val="0"/>
          <w:numId w:val="2"/>
        </w:numPr>
        <w:tabs>
          <w:tab w:val="left" w:pos="2748"/>
        </w:tabs>
        <w:rPr>
          <w:rFonts w:ascii="Arial" w:hAnsi="Arial" w:cs="Arial"/>
          <w:sz w:val="20"/>
          <w:szCs w:val="20"/>
        </w:rPr>
      </w:pPr>
      <w:r w:rsidRPr="00294AA8">
        <w:rPr>
          <w:rFonts w:ascii="Arial" w:hAnsi="Arial" w:cs="Arial"/>
          <w:sz w:val="20"/>
          <w:szCs w:val="20"/>
        </w:rPr>
        <w:t xml:space="preserve">Davis, A. (1981) ‘Reflections on the Black Woman's Role in the Community of Slaves’, </w:t>
      </w:r>
      <w:r w:rsidRPr="00294AA8">
        <w:rPr>
          <w:rFonts w:ascii="Arial" w:hAnsi="Arial" w:cs="Arial"/>
          <w:i/>
          <w:iCs/>
          <w:sz w:val="20"/>
          <w:szCs w:val="20"/>
        </w:rPr>
        <w:t>The Black scholar</w:t>
      </w:r>
      <w:r w:rsidRPr="00294AA8">
        <w:rPr>
          <w:rFonts w:ascii="Arial" w:hAnsi="Arial" w:cs="Arial"/>
          <w:sz w:val="20"/>
          <w:szCs w:val="20"/>
        </w:rPr>
        <w:t>, 12(6), pp. 2–15.</w:t>
      </w:r>
    </w:p>
    <w:p w14:paraId="716DD1E2" w14:textId="77777777" w:rsidR="00FD5060" w:rsidRPr="00294AA8" w:rsidRDefault="00FD5060" w:rsidP="00294AA8">
      <w:pPr>
        <w:pStyle w:val="EndnoteText"/>
        <w:ind w:left="720"/>
        <w:rPr>
          <w:rFonts w:ascii="Arial" w:hAnsi="Arial" w:cs="Arial"/>
        </w:rPr>
      </w:pPr>
    </w:p>
    <w:p w14:paraId="3E4DC591"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Edmonds-Cady, C. (2023). ‘Mapping Communities of Mothering: Where Race, Class, Gender, and Space Intersect’, </w:t>
      </w:r>
      <w:r w:rsidRPr="00294AA8">
        <w:rPr>
          <w:rFonts w:ascii="Arial" w:hAnsi="Arial" w:cs="Arial"/>
          <w:i/>
          <w:iCs/>
        </w:rPr>
        <w:t>Journal of Progressive Human Services</w:t>
      </w:r>
      <w:r w:rsidRPr="00294AA8">
        <w:rPr>
          <w:rFonts w:ascii="Arial" w:hAnsi="Arial" w:cs="Arial"/>
        </w:rPr>
        <w:t>, Taylor &amp; Francis.</w:t>
      </w:r>
    </w:p>
    <w:p w14:paraId="48A110AF" w14:textId="77777777" w:rsidR="00067E29" w:rsidRPr="00294AA8" w:rsidRDefault="00067E29" w:rsidP="00067E29">
      <w:pPr>
        <w:pStyle w:val="EndnoteText"/>
        <w:rPr>
          <w:rFonts w:ascii="Arial" w:hAnsi="Arial" w:cs="Arial"/>
        </w:rPr>
      </w:pPr>
    </w:p>
    <w:p w14:paraId="6609EE93"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Elwood, S.A. (2002). ‘GIS Use in Community Planning: A Multidimensional Analysis of Empowerment’, </w:t>
      </w:r>
      <w:r w:rsidRPr="00294AA8">
        <w:rPr>
          <w:rFonts w:ascii="Arial" w:hAnsi="Arial" w:cs="Arial"/>
          <w:i/>
          <w:iCs/>
        </w:rPr>
        <w:t>Environment and Planning A: Economy and Space</w:t>
      </w:r>
      <w:r w:rsidRPr="00294AA8">
        <w:rPr>
          <w:rFonts w:ascii="Arial" w:hAnsi="Arial" w:cs="Arial"/>
        </w:rPr>
        <w:t>, 34(5), pp. 905-922. Available at: https://doi.org/10.1068/a34117.</w:t>
      </w:r>
    </w:p>
    <w:p w14:paraId="261277E9" w14:textId="77777777" w:rsidR="00067E29" w:rsidRPr="00294AA8" w:rsidRDefault="00067E29" w:rsidP="00067E29">
      <w:pPr>
        <w:pStyle w:val="EndnoteText"/>
        <w:ind w:left="720"/>
        <w:rPr>
          <w:rFonts w:ascii="Arial" w:hAnsi="Arial" w:cs="Arial"/>
        </w:rPr>
      </w:pPr>
    </w:p>
    <w:p w14:paraId="2D8EFED0"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Eve, M.P. (2022). ‘Maps and Place’, in </w:t>
      </w:r>
      <w:r w:rsidRPr="00294AA8">
        <w:rPr>
          <w:rFonts w:ascii="Arial" w:hAnsi="Arial" w:cs="Arial"/>
          <w:i/>
          <w:iCs/>
        </w:rPr>
        <w:t>The Digital Humanities and Literary Studies</w:t>
      </w:r>
      <w:r w:rsidRPr="00294AA8">
        <w:rPr>
          <w:rFonts w:ascii="Arial" w:hAnsi="Arial" w:cs="Arial"/>
        </w:rPr>
        <w:t>. Oxford: Oxford Academic. Available at: https://doi.org/10.1093/oso/9780198850489.003.0004 (Accessed: 15 October 2024).</w:t>
      </w:r>
    </w:p>
    <w:p w14:paraId="61D22AE2" w14:textId="77777777" w:rsidR="00067E29" w:rsidRPr="00294AA8" w:rsidRDefault="00067E29" w:rsidP="00067E29">
      <w:pPr>
        <w:pStyle w:val="EndnoteText"/>
        <w:rPr>
          <w:rFonts w:ascii="Arial" w:hAnsi="Arial" w:cs="Arial"/>
        </w:rPr>
      </w:pPr>
    </w:p>
    <w:p w14:paraId="56C3F837" w14:textId="61000E51" w:rsidR="00067E29" w:rsidRPr="00294AA8" w:rsidRDefault="00067E29" w:rsidP="00067E29">
      <w:pPr>
        <w:pStyle w:val="EndnoteText"/>
        <w:numPr>
          <w:ilvl w:val="0"/>
          <w:numId w:val="2"/>
        </w:numPr>
        <w:rPr>
          <w:rFonts w:ascii="Arial" w:hAnsi="Arial" w:cs="Arial"/>
        </w:rPr>
      </w:pPr>
      <w:r w:rsidRPr="00294AA8">
        <w:rPr>
          <w:rFonts w:ascii="Arial" w:hAnsi="Arial" w:cs="Arial"/>
        </w:rPr>
        <w:t xml:space="preserve">Frandsen, T.F., Carlsen, A.-M.F. and Eriksen, M.B. (2024). ‘The </w:t>
      </w:r>
      <w:r w:rsidR="00F50F06" w:rsidRPr="00F50F06">
        <w:rPr>
          <w:rFonts w:ascii="Arial" w:hAnsi="Arial" w:cs="Arial"/>
        </w:rPr>
        <w:t>U</w:t>
      </w:r>
      <w:r w:rsidRPr="00294AA8">
        <w:rPr>
          <w:rFonts w:ascii="Arial" w:hAnsi="Arial" w:cs="Arial"/>
        </w:rPr>
        <w:t xml:space="preserve">se of </w:t>
      </w:r>
      <w:r w:rsidR="00F50F06" w:rsidRPr="00F50F06">
        <w:rPr>
          <w:rFonts w:ascii="Arial" w:hAnsi="Arial" w:cs="Arial"/>
        </w:rPr>
        <w:t>S</w:t>
      </w:r>
      <w:r w:rsidRPr="00294AA8">
        <w:rPr>
          <w:rFonts w:ascii="Arial" w:hAnsi="Arial" w:cs="Arial"/>
        </w:rPr>
        <w:t xml:space="preserve">ubject </w:t>
      </w:r>
      <w:r w:rsidR="00F50F06" w:rsidRPr="00F50F06">
        <w:rPr>
          <w:rFonts w:ascii="Arial" w:hAnsi="Arial" w:cs="Arial"/>
        </w:rPr>
        <w:t>H</w:t>
      </w:r>
      <w:r w:rsidRPr="00294AA8">
        <w:rPr>
          <w:rFonts w:ascii="Arial" w:hAnsi="Arial" w:cs="Arial"/>
        </w:rPr>
        <w:t xml:space="preserve">eadings </w:t>
      </w:r>
      <w:r w:rsidR="00F50F06" w:rsidRPr="00F50F06">
        <w:rPr>
          <w:rFonts w:ascii="Arial" w:hAnsi="Arial" w:cs="Arial"/>
        </w:rPr>
        <w:t>V</w:t>
      </w:r>
      <w:r w:rsidRPr="00294AA8">
        <w:rPr>
          <w:rFonts w:ascii="Arial" w:hAnsi="Arial" w:cs="Arial"/>
        </w:rPr>
        <w:t xml:space="preserve">aried in Embase and MEDLINE: An </w:t>
      </w:r>
      <w:r w:rsidR="00F50F06" w:rsidRPr="00F50F06">
        <w:rPr>
          <w:rFonts w:ascii="Arial" w:hAnsi="Arial" w:cs="Arial"/>
        </w:rPr>
        <w:t>A</w:t>
      </w:r>
      <w:r w:rsidRPr="00294AA8">
        <w:rPr>
          <w:rFonts w:ascii="Arial" w:hAnsi="Arial" w:cs="Arial"/>
        </w:rPr>
        <w:t xml:space="preserve">nalysis of </w:t>
      </w:r>
      <w:r w:rsidR="00F50F06" w:rsidRPr="00F50F06">
        <w:rPr>
          <w:rFonts w:ascii="Arial" w:hAnsi="Arial" w:cs="Arial"/>
        </w:rPr>
        <w:t>I</w:t>
      </w:r>
      <w:r w:rsidRPr="00294AA8">
        <w:rPr>
          <w:rFonts w:ascii="Arial" w:hAnsi="Arial" w:cs="Arial"/>
        </w:rPr>
        <w:t xml:space="preserve">ndexing </w:t>
      </w:r>
      <w:r w:rsidR="00F50F06" w:rsidRPr="00F50F06">
        <w:rPr>
          <w:rFonts w:ascii="Arial" w:hAnsi="Arial" w:cs="Arial"/>
        </w:rPr>
        <w:t>a</w:t>
      </w:r>
      <w:r w:rsidRPr="00294AA8">
        <w:rPr>
          <w:rFonts w:ascii="Arial" w:hAnsi="Arial" w:cs="Arial"/>
        </w:rPr>
        <w:t xml:space="preserve">cross </w:t>
      </w:r>
      <w:r w:rsidR="00F50F06" w:rsidRPr="00F50F06">
        <w:rPr>
          <w:rFonts w:ascii="Arial" w:hAnsi="Arial" w:cs="Arial"/>
        </w:rPr>
        <w:t>S</w:t>
      </w:r>
      <w:r w:rsidRPr="00294AA8">
        <w:rPr>
          <w:rFonts w:ascii="Arial" w:hAnsi="Arial" w:cs="Arial"/>
        </w:rPr>
        <w:t xml:space="preserve">ix </w:t>
      </w:r>
      <w:r w:rsidR="00F50F06" w:rsidRPr="00F50F06">
        <w:rPr>
          <w:rFonts w:ascii="Arial" w:hAnsi="Arial" w:cs="Arial"/>
        </w:rPr>
        <w:t>S</w:t>
      </w:r>
      <w:r w:rsidRPr="00294AA8">
        <w:rPr>
          <w:rFonts w:ascii="Arial" w:hAnsi="Arial" w:cs="Arial"/>
        </w:rPr>
        <w:t xml:space="preserve">ubject </w:t>
      </w:r>
      <w:r w:rsidR="00F50F06" w:rsidRPr="00F50F06">
        <w:rPr>
          <w:rFonts w:ascii="Arial" w:hAnsi="Arial" w:cs="Arial"/>
        </w:rPr>
        <w:t>A</w:t>
      </w:r>
      <w:r w:rsidRPr="00294AA8">
        <w:rPr>
          <w:rFonts w:ascii="Arial" w:hAnsi="Arial" w:cs="Arial"/>
        </w:rPr>
        <w:t>reas’, </w:t>
      </w:r>
      <w:r w:rsidRPr="00294AA8">
        <w:rPr>
          <w:rFonts w:ascii="Arial" w:hAnsi="Arial" w:cs="Arial"/>
          <w:i/>
          <w:iCs/>
        </w:rPr>
        <w:t>Journal of Information Science</w:t>
      </w:r>
      <w:r w:rsidRPr="00294AA8">
        <w:rPr>
          <w:rFonts w:ascii="Arial" w:hAnsi="Arial" w:cs="Arial"/>
        </w:rPr>
        <w:t>, 50(4), pp. 851-860. Available at: https://doi.org/10.1177/01655515221107335.</w:t>
      </w:r>
    </w:p>
    <w:p w14:paraId="37164733" w14:textId="77777777" w:rsidR="00067E29" w:rsidRPr="00294AA8" w:rsidRDefault="00067E29" w:rsidP="00067E29">
      <w:pPr>
        <w:pStyle w:val="EndnoteText"/>
        <w:ind w:left="720"/>
        <w:rPr>
          <w:rFonts w:ascii="Arial" w:hAnsi="Arial" w:cs="Arial"/>
        </w:rPr>
      </w:pPr>
    </w:p>
    <w:p w14:paraId="6CB6349C"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Gallon, K. (2016). ‘Making a Case for the Black Digital Humanities’, in </w:t>
      </w:r>
      <w:r w:rsidRPr="00294AA8">
        <w:rPr>
          <w:rFonts w:ascii="Arial" w:hAnsi="Arial" w:cs="Arial"/>
          <w:i/>
          <w:iCs/>
        </w:rPr>
        <w:t>Debates in the Digital Humanities 2016</w:t>
      </w:r>
      <w:r w:rsidRPr="00294AA8">
        <w:rPr>
          <w:rFonts w:ascii="Arial" w:hAnsi="Arial" w:cs="Arial"/>
        </w:rPr>
        <w:t>. Minneapolis: University of Minnesota Press, pp. 42-49.</w:t>
      </w:r>
    </w:p>
    <w:p w14:paraId="250D30A5" w14:textId="77777777" w:rsidR="00067E29" w:rsidRPr="00294AA8" w:rsidRDefault="00067E29" w:rsidP="00067E29">
      <w:pPr>
        <w:pStyle w:val="EndnoteText"/>
        <w:rPr>
          <w:rFonts w:ascii="Arial" w:hAnsi="Arial" w:cs="Arial"/>
        </w:rPr>
      </w:pPr>
    </w:p>
    <w:p w14:paraId="060FFA0B" w14:textId="77777777" w:rsidR="00067E29" w:rsidRPr="00F50F06" w:rsidRDefault="00067E29" w:rsidP="00067E29">
      <w:pPr>
        <w:pStyle w:val="EndnoteText"/>
        <w:numPr>
          <w:ilvl w:val="0"/>
          <w:numId w:val="2"/>
        </w:numPr>
        <w:rPr>
          <w:rFonts w:ascii="Arial" w:hAnsi="Arial" w:cs="Arial"/>
        </w:rPr>
      </w:pPr>
      <w:r w:rsidRPr="00294AA8">
        <w:rPr>
          <w:rFonts w:ascii="Arial" w:hAnsi="Arial" w:cs="Arial"/>
        </w:rPr>
        <w:t>Gifford, J. (2013). </w:t>
      </w:r>
      <w:r w:rsidRPr="00294AA8">
        <w:rPr>
          <w:rFonts w:ascii="Arial" w:hAnsi="Arial" w:cs="Arial"/>
          <w:i/>
          <w:iCs/>
        </w:rPr>
        <w:t>Pimping Fictions: African American Crime Literature and the Untold Story of Black Pulp Publishing</w:t>
      </w:r>
      <w:r w:rsidRPr="00294AA8">
        <w:rPr>
          <w:rFonts w:ascii="Arial" w:hAnsi="Arial" w:cs="Arial"/>
        </w:rPr>
        <w:t>. Philadelphia, PA: Temple University Press.</w:t>
      </w:r>
    </w:p>
    <w:p w14:paraId="3FFE3363" w14:textId="77777777" w:rsidR="00FD5060" w:rsidRPr="00F50F06" w:rsidRDefault="00FD5060" w:rsidP="00294AA8">
      <w:pPr>
        <w:pStyle w:val="ListParagraph"/>
        <w:rPr>
          <w:rFonts w:ascii="Arial" w:hAnsi="Arial" w:cs="Arial"/>
        </w:rPr>
      </w:pPr>
    </w:p>
    <w:p w14:paraId="07B52332" w14:textId="77777777" w:rsidR="00FD5060" w:rsidRPr="00294AA8" w:rsidRDefault="00FD5060" w:rsidP="00FD5060">
      <w:pPr>
        <w:pStyle w:val="ListParagraph"/>
        <w:numPr>
          <w:ilvl w:val="0"/>
          <w:numId w:val="2"/>
        </w:numPr>
        <w:rPr>
          <w:rFonts w:ascii="Arial" w:hAnsi="Arial" w:cs="Arial"/>
          <w:sz w:val="20"/>
          <w:szCs w:val="20"/>
        </w:rPr>
      </w:pPr>
      <w:r w:rsidRPr="00294AA8">
        <w:rPr>
          <w:rFonts w:ascii="Arial" w:hAnsi="Arial" w:cs="Arial"/>
          <w:sz w:val="20"/>
          <w:szCs w:val="20"/>
        </w:rPr>
        <w:t>Harding, D.J., Lamont, M. and Small, M.L. (2010) ‘Introduction: Reconsidering</w:t>
      </w:r>
    </w:p>
    <w:p w14:paraId="571B3E60" w14:textId="0A9F5C68" w:rsidR="00FD5060" w:rsidRPr="00294AA8" w:rsidRDefault="00FD5060" w:rsidP="00294AA8">
      <w:pPr>
        <w:ind w:left="720"/>
        <w:rPr>
          <w:rFonts w:ascii="Arial" w:hAnsi="Arial" w:cs="Arial"/>
          <w:sz w:val="20"/>
          <w:szCs w:val="20"/>
        </w:rPr>
      </w:pPr>
      <w:r w:rsidRPr="00294AA8">
        <w:rPr>
          <w:rFonts w:ascii="Arial" w:hAnsi="Arial" w:cs="Arial"/>
          <w:sz w:val="20"/>
          <w:szCs w:val="20"/>
        </w:rPr>
        <w:t xml:space="preserve">Culture and Poverty.’ </w:t>
      </w:r>
      <w:r w:rsidRPr="00294AA8">
        <w:rPr>
          <w:rFonts w:ascii="Arial" w:hAnsi="Arial" w:cs="Arial"/>
          <w:i/>
          <w:iCs/>
          <w:sz w:val="20"/>
          <w:szCs w:val="20"/>
        </w:rPr>
        <w:t>Annals of the American Academy of Political and Social Science</w:t>
      </w:r>
      <w:r w:rsidRPr="00294AA8">
        <w:rPr>
          <w:rFonts w:ascii="Arial" w:hAnsi="Arial" w:cs="Arial"/>
          <w:sz w:val="20"/>
          <w:szCs w:val="20"/>
        </w:rPr>
        <w:t xml:space="preserve"> 629:6–27.</w:t>
      </w:r>
    </w:p>
    <w:p w14:paraId="3A8500AB" w14:textId="77777777" w:rsidR="00FD5060" w:rsidRPr="00294AA8" w:rsidRDefault="00FD5060" w:rsidP="00294AA8">
      <w:pPr>
        <w:pStyle w:val="EndnoteText"/>
        <w:rPr>
          <w:rFonts w:ascii="Arial" w:hAnsi="Arial" w:cs="Arial"/>
        </w:rPr>
      </w:pPr>
    </w:p>
    <w:p w14:paraId="2DF83224" w14:textId="77777777" w:rsidR="00067E29" w:rsidRPr="00294AA8" w:rsidRDefault="00067E29" w:rsidP="00067E29">
      <w:pPr>
        <w:pStyle w:val="EndnoteText"/>
        <w:rPr>
          <w:rFonts w:ascii="Arial" w:hAnsi="Arial" w:cs="Arial"/>
        </w:rPr>
      </w:pPr>
    </w:p>
    <w:p w14:paraId="25A8671F"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Harley, J.B. (1992). “Deconstructing the Map.” </w:t>
      </w:r>
      <w:r w:rsidRPr="00294AA8">
        <w:rPr>
          <w:rFonts w:ascii="Arial" w:hAnsi="Arial" w:cs="Arial"/>
          <w:i/>
          <w:iCs/>
        </w:rPr>
        <w:t>Writing Worlds</w:t>
      </w:r>
      <w:r w:rsidRPr="00294AA8">
        <w:rPr>
          <w:rFonts w:ascii="Arial" w:hAnsi="Arial" w:cs="Arial"/>
        </w:rPr>
        <w:t>. New York: Routledge.</w:t>
      </w:r>
    </w:p>
    <w:p w14:paraId="4888D426" w14:textId="77777777" w:rsidR="00067E29" w:rsidRPr="00294AA8" w:rsidRDefault="00067E29" w:rsidP="00067E29">
      <w:pPr>
        <w:pStyle w:val="EndnoteText"/>
        <w:rPr>
          <w:rFonts w:ascii="Arial" w:hAnsi="Arial" w:cs="Arial"/>
        </w:rPr>
      </w:pPr>
    </w:p>
    <w:p w14:paraId="443F7F02" w14:textId="63AA1541" w:rsidR="00067E29" w:rsidRPr="00F50F06" w:rsidRDefault="00067E29" w:rsidP="00067E29">
      <w:pPr>
        <w:pStyle w:val="EndnoteText"/>
        <w:numPr>
          <w:ilvl w:val="0"/>
          <w:numId w:val="2"/>
        </w:numPr>
        <w:rPr>
          <w:rFonts w:ascii="Arial" w:hAnsi="Arial" w:cs="Arial"/>
        </w:rPr>
      </w:pPr>
      <w:r w:rsidRPr="00294AA8">
        <w:rPr>
          <w:rFonts w:ascii="Arial" w:hAnsi="Arial" w:cs="Arial"/>
        </w:rPr>
        <w:t xml:space="preserve">Hawthorne, C. (2019). ‘Black </w:t>
      </w:r>
      <w:r w:rsidR="00F50F06" w:rsidRPr="00F50F06">
        <w:rPr>
          <w:rFonts w:ascii="Arial" w:hAnsi="Arial" w:cs="Arial"/>
        </w:rPr>
        <w:t>M</w:t>
      </w:r>
      <w:r w:rsidRPr="00294AA8">
        <w:rPr>
          <w:rFonts w:ascii="Arial" w:hAnsi="Arial" w:cs="Arial"/>
        </w:rPr>
        <w:t xml:space="preserve">atters are </w:t>
      </w:r>
      <w:r w:rsidR="00F50F06" w:rsidRPr="00F50F06">
        <w:rPr>
          <w:rFonts w:ascii="Arial" w:hAnsi="Arial" w:cs="Arial"/>
        </w:rPr>
        <w:t>S</w:t>
      </w:r>
      <w:r w:rsidRPr="00294AA8">
        <w:rPr>
          <w:rFonts w:ascii="Arial" w:hAnsi="Arial" w:cs="Arial"/>
        </w:rPr>
        <w:t xml:space="preserve">patial matters: Black </w:t>
      </w:r>
      <w:r w:rsidR="00F50F06" w:rsidRPr="00F50F06">
        <w:rPr>
          <w:rFonts w:ascii="Arial" w:hAnsi="Arial" w:cs="Arial"/>
        </w:rPr>
        <w:t>G</w:t>
      </w:r>
      <w:r w:rsidRPr="00294AA8">
        <w:rPr>
          <w:rFonts w:ascii="Arial" w:hAnsi="Arial" w:cs="Arial"/>
        </w:rPr>
        <w:t xml:space="preserve">eographies for the </w:t>
      </w:r>
      <w:r w:rsidR="00F50F06" w:rsidRPr="00F50F06">
        <w:rPr>
          <w:rFonts w:ascii="Arial" w:hAnsi="Arial" w:cs="Arial"/>
        </w:rPr>
        <w:t>T</w:t>
      </w:r>
      <w:r w:rsidRPr="00294AA8">
        <w:rPr>
          <w:rFonts w:ascii="Arial" w:hAnsi="Arial" w:cs="Arial"/>
        </w:rPr>
        <w:t>wenty-</w:t>
      </w:r>
      <w:r w:rsidR="00F50F06" w:rsidRPr="00F50F06">
        <w:rPr>
          <w:rFonts w:ascii="Arial" w:hAnsi="Arial" w:cs="Arial"/>
        </w:rPr>
        <w:t>F</w:t>
      </w:r>
      <w:r w:rsidRPr="00294AA8">
        <w:rPr>
          <w:rFonts w:ascii="Arial" w:hAnsi="Arial" w:cs="Arial"/>
        </w:rPr>
        <w:t xml:space="preserve">irst </w:t>
      </w:r>
      <w:r w:rsidR="00F50F06" w:rsidRPr="00F50F06">
        <w:rPr>
          <w:rFonts w:ascii="Arial" w:hAnsi="Arial" w:cs="Arial"/>
        </w:rPr>
        <w:t>C</w:t>
      </w:r>
      <w:r w:rsidRPr="00294AA8">
        <w:rPr>
          <w:rFonts w:ascii="Arial" w:hAnsi="Arial" w:cs="Arial"/>
        </w:rPr>
        <w:t>entury’, </w:t>
      </w:r>
      <w:r w:rsidRPr="00294AA8">
        <w:rPr>
          <w:rFonts w:ascii="Arial" w:hAnsi="Arial" w:cs="Arial"/>
          <w:i/>
          <w:iCs/>
        </w:rPr>
        <w:t>Geography Compass</w:t>
      </w:r>
      <w:r w:rsidRPr="00294AA8">
        <w:rPr>
          <w:rFonts w:ascii="Arial" w:hAnsi="Arial" w:cs="Arial"/>
        </w:rPr>
        <w:t xml:space="preserve">, 13(7), e12468. Available at: </w:t>
      </w:r>
      <w:hyperlink r:id="rId7" w:history="1">
        <w:r w:rsidR="001C67F5" w:rsidRPr="00294AA8">
          <w:rPr>
            <w:rStyle w:val="Hyperlink"/>
            <w:rFonts w:ascii="Arial" w:hAnsi="Arial" w:cs="Arial"/>
          </w:rPr>
          <w:t>https://doi.org/10.1111/gec3.12468</w:t>
        </w:r>
      </w:hyperlink>
      <w:r w:rsidRPr="00294AA8">
        <w:rPr>
          <w:rFonts w:ascii="Arial" w:hAnsi="Arial" w:cs="Arial"/>
        </w:rPr>
        <w:t>.</w:t>
      </w:r>
    </w:p>
    <w:p w14:paraId="67A65DF7" w14:textId="77777777" w:rsidR="001C67F5" w:rsidRPr="00F50F06" w:rsidRDefault="001C67F5" w:rsidP="00294AA8">
      <w:pPr>
        <w:pStyle w:val="ListParagraph"/>
        <w:rPr>
          <w:rFonts w:ascii="Arial" w:hAnsi="Arial" w:cs="Arial"/>
        </w:rPr>
      </w:pPr>
    </w:p>
    <w:p w14:paraId="341B679B" w14:textId="4CBCBD34" w:rsidR="001C67F5" w:rsidRPr="00294AA8" w:rsidRDefault="001C67F5" w:rsidP="001C67F5">
      <w:pPr>
        <w:pStyle w:val="ListParagraph"/>
        <w:numPr>
          <w:ilvl w:val="0"/>
          <w:numId w:val="2"/>
        </w:numPr>
        <w:rPr>
          <w:rFonts w:ascii="Arial" w:hAnsi="Arial" w:cs="Arial"/>
          <w:sz w:val="20"/>
          <w:szCs w:val="20"/>
        </w:rPr>
      </w:pPr>
      <w:r w:rsidRPr="00294AA8">
        <w:rPr>
          <w:rStyle w:val="Strong"/>
          <w:rFonts w:ascii="Arial" w:hAnsi="Arial" w:cs="Arial"/>
          <w:b w:val="0"/>
          <w:bCs w:val="0"/>
          <w:sz w:val="20"/>
          <w:szCs w:val="20"/>
        </w:rPr>
        <w:t>Hillier, A.E. (2003)</w:t>
      </w:r>
      <w:r w:rsidRPr="00294AA8">
        <w:rPr>
          <w:rFonts w:ascii="Arial" w:hAnsi="Arial" w:cs="Arial"/>
          <w:sz w:val="20"/>
          <w:szCs w:val="20"/>
        </w:rPr>
        <w:t xml:space="preserve"> ‘Redlining and the </w:t>
      </w:r>
      <w:r w:rsidR="00F50F06" w:rsidRPr="00294AA8">
        <w:rPr>
          <w:rFonts w:ascii="Arial" w:hAnsi="Arial" w:cs="Arial"/>
          <w:sz w:val="20"/>
          <w:szCs w:val="20"/>
        </w:rPr>
        <w:t>H</w:t>
      </w:r>
      <w:r w:rsidRPr="00294AA8">
        <w:rPr>
          <w:rFonts w:ascii="Arial" w:hAnsi="Arial" w:cs="Arial"/>
          <w:sz w:val="20"/>
          <w:szCs w:val="20"/>
        </w:rPr>
        <w:t xml:space="preserve">ome </w:t>
      </w:r>
      <w:r w:rsidR="00F50F06" w:rsidRPr="00294AA8">
        <w:rPr>
          <w:rFonts w:ascii="Arial" w:hAnsi="Arial" w:cs="Arial"/>
          <w:sz w:val="20"/>
          <w:szCs w:val="20"/>
        </w:rPr>
        <w:t>O</w:t>
      </w:r>
      <w:r w:rsidRPr="00294AA8">
        <w:rPr>
          <w:rFonts w:ascii="Arial" w:hAnsi="Arial" w:cs="Arial"/>
          <w:sz w:val="20"/>
          <w:szCs w:val="20"/>
        </w:rPr>
        <w:t xml:space="preserve">wners’ </w:t>
      </w:r>
      <w:r w:rsidR="00F50F06" w:rsidRPr="00294AA8">
        <w:rPr>
          <w:rFonts w:ascii="Arial" w:hAnsi="Arial" w:cs="Arial"/>
          <w:sz w:val="20"/>
          <w:szCs w:val="20"/>
        </w:rPr>
        <w:t>L</w:t>
      </w:r>
      <w:r w:rsidRPr="00294AA8">
        <w:rPr>
          <w:rFonts w:ascii="Arial" w:hAnsi="Arial" w:cs="Arial"/>
          <w:sz w:val="20"/>
          <w:szCs w:val="20"/>
        </w:rPr>
        <w:t xml:space="preserve">oan </w:t>
      </w:r>
      <w:r w:rsidR="00F50F06" w:rsidRPr="00294AA8">
        <w:rPr>
          <w:rFonts w:ascii="Arial" w:hAnsi="Arial" w:cs="Arial"/>
          <w:sz w:val="20"/>
          <w:szCs w:val="20"/>
        </w:rPr>
        <w:t>C</w:t>
      </w:r>
      <w:r w:rsidRPr="00294AA8">
        <w:rPr>
          <w:rFonts w:ascii="Arial" w:hAnsi="Arial" w:cs="Arial"/>
          <w:sz w:val="20"/>
          <w:szCs w:val="20"/>
        </w:rPr>
        <w:t xml:space="preserve">orporation’, </w:t>
      </w:r>
      <w:r w:rsidRPr="00294AA8">
        <w:rPr>
          <w:rStyle w:val="Emphasis"/>
          <w:rFonts w:ascii="Arial" w:hAnsi="Arial" w:cs="Arial"/>
          <w:sz w:val="20"/>
          <w:szCs w:val="20"/>
        </w:rPr>
        <w:t>Journal of Urban History</w:t>
      </w:r>
      <w:r w:rsidRPr="00294AA8">
        <w:rPr>
          <w:rFonts w:ascii="Arial" w:hAnsi="Arial" w:cs="Arial"/>
          <w:sz w:val="20"/>
          <w:szCs w:val="20"/>
        </w:rPr>
        <w:t xml:space="preserve">, </w:t>
      </w:r>
      <w:r w:rsidRPr="00294AA8">
        <w:rPr>
          <w:rStyle w:val="Strong"/>
          <w:rFonts w:ascii="Arial" w:hAnsi="Arial" w:cs="Arial"/>
          <w:b w:val="0"/>
          <w:bCs w:val="0"/>
          <w:sz w:val="20"/>
          <w:szCs w:val="20"/>
        </w:rPr>
        <w:t>29</w:t>
      </w:r>
      <w:r w:rsidRPr="00294AA8">
        <w:rPr>
          <w:rFonts w:ascii="Arial" w:hAnsi="Arial" w:cs="Arial"/>
          <w:sz w:val="20"/>
          <w:szCs w:val="20"/>
        </w:rPr>
        <w:t>(4), pp. 394–420.</w:t>
      </w:r>
    </w:p>
    <w:p w14:paraId="0EB98107" w14:textId="77777777" w:rsidR="001C67F5" w:rsidRPr="00294AA8" w:rsidRDefault="001C67F5" w:rsidP="00294AA8">
      <w:pPr>
        <w:pStyle w:val="EndnoteText"/>
        <w:ind w:left="720"/>
        <w:rPr>
          <w:rFonts w:ascii="Arial" w:hAnsi="Arial" w:cs="Arial"/>
        </w:rPr>
      </w:pPr>
    </w:p>
    <w:p w14:paraId="52F85B53" w14:textId="77777777" w:rsidR="00067E29" w:rsidRPr="00294AA8" w:rsidRDefault="00067E29" w:rsidP="00067E29">
      <w:pPr>
        <w:pStyle w:val="EndnoteText"/>
        <w:ind w:left="720"/>
        <w:rPr>
          <w:rFonts w:ascii="Arial" w:hAnsi="Arial" w:cs="Arial"/>
        </w:rPr>
      </w:pPr>
    </w:p>
    <w:p w14:paraId="1CD452B3" w14:textId="77777777" w:rsidR="00067E29" w:rsidRPr="00F50F06" w:rsidRDefault="00067E29" w:rsidP="00067E29">
      <w:pPr>
        <w:pStyle w:val="EndnoteText"/>
        <w:numPr>
          <w:ilvl w:val="0"/>
          <w:numId w:val="2"/>
        </w:numPr>
        <w:rPr>
          <w:rFonts w:ascii="Arial" w:hAnsi="Arial" w:cs="Arial"/>
        </w:rPr>
      </w:pPr>
      <w:r w:rsidRPr="00294AA8">
        <w:rPr>
          <w:rFonts w:ascii="Arial" w:hAnsi="Arial" w:cs="Arial"/>
        </w:rPr>
        <w:t>Hirsch, A.R. (2021). </w:t>
      </w:r>
      <w:r w:rsidRPr="00294AA8">
        <w:rPr>
          <w:rFonts w:ascii="Arial" w:hAnsi="Arial" w:cs="Arial"/>
          <w:i/>
          <w:iCs/>
        </w:rPr>
        <w:t>Making the Second Ghetto: Race and Housing in Chicago, 1940-1960</w:t>
      </w:r>
      <w:r w:rsidRPr="00294AA8">
        <w:rPr>
          <w:rFonts w:ascii="Arial" w:hAnsi="Arial" w:cs="Arial"/>
        </w:rPr>
        <w:t>. Enlarged ed. Chicago: University of Chicago Press.</w:t>
      </w:r>
    </w:p>
    <w:p w14:paraId="14EB2E9B" w14:textId="77777777" w:rsidR="00FD5060" w:rsidRPr="00F50F06" w:rsidRDefault="00FD5060" w:rsidP="00294AA8">
      <w:pPr>
        <w:pStyle w:val="ListParagraph"/>
        <w:rPr>
          <w:rFonts w:ascii="Arial" w:hAnsi="Arial" w:cs="Arial"/>
        </w:rPr>
      </w:pPr>
    </w:p>
    <w:p w14:paraId="3D4168F1" w14:textId="1782E7AE" w:rsidR="00FD5060" w:rsidRPr="00294AA8" w:rsidRDefault="00FD5060" w:rsidP="00FD5060">
      <w:pPr>
        <w:pStyle w:val="ListParagraph"/>
        <w:numPr>
          <w:ilvl w:val="0"/>
          <w:numId w:val="2"/>
        </w:numPr>
        <w:tabs>
          <w:tab w:val="left" w:pos="2748"/>
        </w:tabs>
        <w:rPr>
          <w:rFonts w:ascii="Arial" w:hAnsi="Arial" w:cs="Arial"/>
          <w:sz w:val="20"/>
          <w:szCs w:val="20"/>
        </w:rPr>
      </w:pPr>
      <w:r w:rsidRPr="00294AA8">
        <w:rPr>
          <w:rFonts w:ascii="Arial" w:hAnsi="Arial" w:cs="Arial"/>
          <w:sz w:val="20"/>
          <w:szCs w:val="20"/>
        </w:rPr>
        <w:t xml:space="preserve">hooks, bell (2015) </w:t>
      </w:r>
      <w:r w:rsidRPr="00294AA8">
        <w:rPr>
          <w:rFonts w:ascii="Arial" w:hAnsi="Arial" w:cs="Arial"/>
          <w:i/>
          <w:iCs/>
          <w:sz w:val="20"/>
          <w:szCs w:val="20"/>
        </w:rPr>
        <w:t>Yearnin</w:t>
      </w:r>
      <w:r w:rsidR="00F50F06" w:rsidRPr="00F50F06">
        <w:rPr>
          <w:rFonts w:ascii="Arial" w:hAnsi="Arial" w:cs="Arial"/>
          <w:i/>
          <w:iCs/>
          <w:sz w:val="20"/>
          <w:szCs w:val="20"/>
        </w:rPr>
        <w:t>g</w:t>
      </w:r>
      <w:r w:rsidRPr="00294AA8">
        <w:rPr>
          <w:rFonts w:ascii="Arial" w:hAnsi="Arial" w:cs="Arial"/>
          <w:i/>
          <w:iCs/>
          <w:sz w:val="20"/>
          <w:szCs w:val="20"/>
        </w:rPr>
        <w:t xml:space="preserve">: </w:t>
      </w:r>
      <w:r w:rsidR="00F50F06" w:rsidRPr="00F50F06">
        <w:rPr>
          <w:rFonts w:ascii="Arial" w:hAnsi="Arial" w:cs="Arial"/>
          <w:i/>
          <w:iCs/>
          <w:sz w:val="20"/>
          <w:szCs w:val="20"/>
        </w:rPr>
        <w:t>R</w:t>
      </w:r>
      <w:r w:rsidRPr="00294AA8">
        <w:rPr>
          <w:rFonts w:ascii="Arial" w:hAnsi="Arial" w:cs="Arial"/>
          <w:i/>
          <w:iCs/>
          <w:sz w:val="20"/>
          <w:szCs w:val="20"/>
        </w:rPr>
        <w:t xml:space="preserve">ace, </w:t>
      </w:r>
      <w:r w:rsidR="00F50F06" w:rsidRPr="00F50F06">
        <w:rPr>
          <w:rFonts w:ascii="Arial" w:hAnsi="Arial" w:cs="Arial"/>
          <w:i/>
          <w:iCs/>
          <w:sz w:val="20"/>
          <w:szCs w:val="20"/>
        </w:rPr>
        <w:t>G</w:t>
      </w:r>
      <w:r w:rsidRPr="00294AA8">
        <w:rPr>
          <w:rFonts w:ascii="Arial" w:hAnsi="Arial" w:cs="Arial"/>
          <w:i/>
          <w:iCs/>
          <w:sz w:val="20"/>
          <w:szCs w:val="20"/>
        </w:rPr>
        <w:t xml:space="preserve">ender, and </w:t>
      </w:r>
      <w:r w:rsidR="00F50F06" w:rsidRPr="00F50F06">
        <w:rPr>
          <w:rFonts w:ascii="Arial" w:hAnsi="Arial" w:cs="Arial"/>
          <w:i/>
          <w:iCs/>
          <w:sz w:val="20"/>
          <w:szCs w:val="20"/>
        </w:rPr>
        <w:t xml:space="preserve"> C</w:t>
      </w:r>
      <w:r w:rsidRPr="00294AA8">
        <w:rPr>
          <w:rFonts w:ascii="Arial" w:hAnsi="Arial" w:cs="Arial"/>
          <w:i/>
          <w:iCs/>
          <w:sz w:val="20"/>
          <w:szCs w:val="20"/>
        </w:rPr>
        <w:t xml:space="preserve">ultural </w:t>
      </w:r>
      <w:r w:rsidR="00F50F06" w:rsidRPr="00F50F06">
        <w:rPr>
          <w:rFonts w:ascii="Arial" w:hAnsi="Arial" w:cs="Arial"/>
          <w:i/>
          <w:iCs/>
          <w:sz w:val="20"/>
          <w:szCs w:val="20"/>
        </w:rPr>
        <w:t>P</w:t>
      </w:r>
      <w:r w:rsidRPr="00294AA8">
        <w:rPr>
          <w:rFonts w:ascii="Arial" w:hAnsi="Arial" w:cs="Arial"/>
          <w:i/>
          <w:iCs/>
          <w:sz w:val="20"/>
          <w:szCs w:val="20"/>
        </w:rPr>
        <w:t>olitics</w:t>
      </w:r>
      <w:r w:rsidRPr="00294AA8">
        <w:rPr>
          <w:rFonts w:ascii="Arial" w:hAnsi="Arial" w:cs="Arial"/>
          <w:sz w:val="20"/>
          <w:szCs w:val="20"/>
        </w:rPr>
        <w:t>. 2nd edn. (Psychology Revivals). New York ; Abingdon, Oxon : Routledge.</w:t>
      </w:r>
    </w:p>
    <w:p w14:paraId="207A751A" w14:textId="77777777" w:rsidR="00FD5060" w:rsidRPr="00294AA8" w:rsidRDefault="00FD5060" w:rsidP="00294AA8">
      <w:pPr>
        <w:pStyle w:val="EndnoteText"/>
        <w:ind w:left="720"/>
        <w:rPr>
          <w:rFonts w:ascii="Arial" w:hAnsi="Arial" w:cs="Arial"/>
        </w:rPr>
      </w:pPr>
    </w:p>
    <w:p w14:paraId="187564D0" w14:textId="77777777" w:rsidR="00067E29" w:rsidRPr="00294AA8" w:rsidRDefault="00067E29" w:rsidP="00067E29">
      <w:pPr>
        <w:pStyle w:val="EndnoteText"/>
        <w:rPr>
          <w:rFonts w:ascii="Arial" w:hAnsi="Arial" w:cs="Arial"/>
        </w:rPr>
      </w:pPr>
    </w:p>
    <w:p w14:paraId="6AA9337C"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Hunter, M.A., Pattillo, M., Robinson, Z.F. and Taylor, K.-Y. (2016). ‘Black Placemaking: Celebration, Play, and Poetry’, </w:t>
      </w:r>
      <w:r w:rsidRPr="00294AA8">
        <w:rPr>
          <w:rFonts w:ascii="Arial" w:hAnsi="Arial" w:cs="Arial"/>
          <w:i/>
          <w:iCs/>
        </w:rPr>
        <w:t>Theory, Culture &amp; Society</w:t>
      </w:r>
      <w:r w:rsidRPr="00294AA8">
        <w:rPr>
          <w:rFonts w:ascii="Arial" w:hAnsi="Arial" w:cs="Arial"/>
        </w:rPr>
        <w:t>, 33(7-8), pp. 31-56.</w:t>
      </w:r>
    </w:p>
    <w:p w14:paraId="78291787" w14:textId="77777777" w:rsidR="00067E29" w:rsidRPr="00294AA8" w:rsidRDefault="00067E29" w:rsidP="00067E29">
      <w:pPr>
        <w:pStyle w:val="EndnoteText"/>
        <w:rPr>
          <w:rFonts w:ascii="Arial" w:hAnsi="Arial" w:cs="Arial"/>
        </w:rPr>
      </w:pPr>
    </w:p>
    <w:p w14:paraId="71F01331" w14:textId="1BF410D4" w:rsidR="003B34FD" w:rsidRPr="00F50F06" w:rsidRDefault="00067E29" w:rsidP="00FD5060">
      <w:pPr>
        <w:pStyle w:val="EndnoteText"/>
        <w:numPr>
          <w:ilvl w:val="0"/>
          <w:numId w:val="2"/>
        </w:numPr>
        <w:rPr>
          <w:rFonts w:ascii="Arial" w:hAnsi="Arial" w:cs="Arial"/>
        </w:rPr>
      </w:pPr>
      <w:r w:rsidRPr="00294AA8">
        <w:rPr>
          <w:rFonts w:ascii="Arial" w:hAnsi="Arial" w:cs="Arial"/>
        </w:rPr>
        <w:t xml:space="preserve">Hutton, N.S., McLeod, G., Allen, T.R. and Davis, C. (2022). ‘Participatory </w:t>
      </w:r>
      <w:r w:rsidR="00F50F06" w:rsidRPr="00F50F06">
        <w:rPr>
          <w:rFonts w:ascii="Arial" w:hAnsi="Arial" w:cs="Arial"/>
        </w:rPr>
        <w:t>M</w:t>
      </w:r>
      <w:r w:rsidRPr="00294AA8">
        <w:rPr>
          <w:rFonts w:ascii="Arial" w:hAnsi="Arial" w:cs="Arial"/>
        </w:rPr>
        <w:t xml:space="preserve">apping to </w:t>
      </w:r>
      <w:r w:rsidR="00F50F06" w:rsidRPr="00F50F06">
        <w:rPr>
          <w:rFonts w:ascii="Arial" w:hAnsi="Arial" w:cs="Arial"/>
        </w:rPr>
        <w:t>A</w:t>
      </w:r>
      <w:r w:rsidRPr="00294AA8">
        <w:rPr>
          <w:rFonts w:ascii="Arial" w:hAnsi="Arial" w:cs="Arial"/>
        </w:rPr>
        <w:t xml:space="preserve">ddress </w:t>
      </w:r>
      <w:r w:rsidR="00F50F06" w:rsidRPr="00F50F06">
        <w:rPr>
          <w:rFonts w:ascii="Arial" w:hAnsi="Arial" w:cs="Arial"/>
        </w:rPr>
        <w:t>N</w:t>
      </w:r>
      <w:r w:rsidRPr="00294AA8">
        <w:rPr>
          <w:rFonts w:ascii="Arial" w:hAnsi="Arial" w:cs="Arial"/>
        </w:rPr>
        <w:t xml:space="preserve">eighborhood </w:t>
      </w:r>
      <w:r w:rsidR="00F50F06" w:rsidRPr="00F50F06">
        <w:rPr>
          <w:rFonts w:ascii="Arial" w:hAnsi="Arial" w:cs="Arial"/>
        </w:rPr>
        <w:t>L</w:t>
      </w:r>
      <w:r w:rsidRPr="00294AA8">
        <w:rPr>
          <w:rFonts w:ascii="Arial" w:hAnsi="Arial" w:cs="Arial"/>
        </w:rPr>
        <w:t xml:space="preserve">evel </w:t>
      </w:r>
      <w:r w:rsidR="00F50F06" w:rsidRPr="00F50F06">
        <w:rPr>
          <w:rFonts w:ascii="Arial" w:hAnsi="Arial" w:cs="Arial"/>
        </w:rPr>
        <w:t>D</w:t>
      </w:r>
      <w:r w:rsidRPr="00294AA8">
        <w:rPr>
          <w:rFonts w:ascii="Arial" w:hAnsi="Arial" w:cs="Arial"/>
        </w:rPr>
        <w:t xml:space="preserve">ata </w:t>
      </w:r>
      <w:r w:rsidR="00F50F06" w:rsidRPr="00F50F06">
        <w:rPr>
          <w:rFonts w:ascii="Arial" w:hAnsi="Arial" w:cs="Arial"/>
        </w:rPr>
        <w:t>De</w:t>
      </w:r>
      <w:r w:rsidRPr="00294AA8">
        <w:rPr>
          <w:rFonts w:ascii="Arial" w:hAnsi="Arial" w:cs="Arial"/>
        </w:rPr>
        <w:t xml:space="preserve">ficiencies for </w:t>
      </w:r>
      <w:r w:rsidR="00F50F06" w:rsidRPr="00F50F06">
        <w:rPr>
          <w:rFonts w:ascii="Arial" w:hAnsi="Arial" w:cs="Arial"/>
        </w:rPr>
        <w:t>F</w:t>
      </w:r>
      <w:r w:rsidRPr="00294AA8">
        <w:rPr>
          <w:rFonts w:ascii="Arial" w:hAnsi="Arial" w:cs="Arial"/>
        </w:rPr>
        <w:t xml:space="preserve">ood </w:t>
      </w:r>
      <w:r w:rsidR="00F50F06" w:rsidRPr="00F50F06">
        <w:rPr>
          <w:rFonts w:ascii="Arial" w:hAnsi="Arial" w:cs="Arial"/>
        </w:rPr>
        <w:t>S</w:t>
      </w:r>
      <w:r w:rsidRPr="00294AA8">
        <w:rPr>
          <w:rFonts w:ascii="Arial" w:hAnsi="Arial" w:cs="Arial"/>
        </w:rPr>
        <w:t xml:space="preserve">ecurity </w:t>
      </w:r>
      <w:r w:rsidR="00F50F06" w:rsidRPr="00F50F06">
        <w:rPr>
          <w:rFonts w:ascii="Arial" w:hAnsi="Arial" w:cs="Arial"/>
        </w:rPr>
        <w:t>A</w:t>
      </w:r>
      <w:r w:rsidRPr="00294AA8">
        <w:rPr>
          <w:rFonts w:ascii="Arial" w:hAnsi="Arial" w:cs="Arial"/>
        </w:rPr>
        <w:t>ssessment in Southeastern Virginia, USA’, </w:t>
      </w:r>
      <w:r w:rsidRPr="00294AA8">
        <w:rPr>
          <w:rFonts w:ascii="Arial" w:hAnsi="Arial" w:cs="Arial"/>
          <w:i/>
          <w:iCs/>
        </w:rPr>
        <w:t>International Journal of Health Geographics</w:t>
      </w:r>
      <w:r w:rsidRPr="00294AA8">
        <w:rPr>
          <w:rFonts w:ascii="Arial" w:hAnsi="Arial" w:cs="Arial"/>
        </w:rPr>
        <w:t>, Springer.</w:t>
      </w:r>
    </w:p>
    <w:p w14:paraId="30601AC7" w14:textId="77777777" w:rsidR="003B34FD" w:rsidRPr="00294AA8" w:rsidRDefault="003B34FD" w:rsidP="00294AA8">
      <w:pPr>
        <w:pStyle w:val="EndnoteText"/>
        <w:rPr>
          <w:rFonts w:ascii="Arial" w:hAnsi="Arial" w:cs="Arial"/>
        </w:rPr>
      </w:pPr>
    </w:p>
    <w:p w14:paraId="4DE005A5" w14:textId="77777777" w:rsidR="00373622" w:rsidRPr="00294AA8" w:rsidRDefault="00373622" w:rsidP="00373622">
      <w:pPr>
        <w:pStyle w:val="ListParagraph"/>
        <w:numPr>
          <w:ilvl w:val="0"/>
          <w:numId w:val="2"/>
        </w:numPr>
        <w:rPr>
          <w:rFonts w:ascii="Arial" w:hAnsi="Arial" w:cs="Arial"/>
          <w:sz w:val="20"/>
          <w:szCs w:val="20"/>
        </w:rPr>
      </w:pPr>
      <w:r w:rsidRPr="00294AA8">
        <w:rPr>
          <w:rFonts w:ascii="Arial" w:eastAsia="Times New Roman" w:hAnsi="Arial" w:cs="Arial"/>
          <w:kern w:val="0"/>
          <w:sz w:val="20"/>
          <w:szCs w:val="20"/>
          <w14:ligatures w14:val="none"/>
        </w:rPr>
        <w:t xml:space="preserve">Johnson, J.M. (2018) ‘Markup Bodies: Black [Life] Studies and Slavery [Death] Studies at the Digital Crossroads’, </w:t>
      </w:r>
      <w:r w:rsidRPr="00294AA8">
        <w:rPr>
          <w:rFonts w:ascii="Arial" w:eastAsia="Times New Roman" w:hAnsi="Arial" w:cs="Arial"/>
          <w:i/>
          <w:iCs/>
          <w:kern w:val="0"/>
          <w:sz w:val="20"/>
          <w:szCs w:val="20"/>
          <w14:ligatures w14:val="none"/>
        </w:rPr>
        <w:t>Social text</w:t>
      </w:r>
      <w:r w:rsidRPr="00294AA8">
        <w:rPr>
          <w:rFonts w:ascii="Arial" w:eastAsia="Times New Roman" w:hAnsi="Arial" w:cs="Arial"/>
          <w:kern w:val="0"/>
          <w:sz w:val="20"/>
          <w:szCs w:val="20"/>
          <w14:ligatures w14:val="none"/>
        </w:rPr>
        <w:t>, 36(4), pp. 57–79.</w:t>
      </w:r>
    </w:p>
    <w:p w14:paraId="5E3173B7" w14:textId="77777777" w:rsidR="00373622" w:rsidRPr="00294AA8" w:rsidRDefault="00373622" w:rsidP="00294AA8">
      <w:pPr>
        <w:pStyle w:val="ListParagraph"/>
        <w:rPr>
          <w:rFonts w:ascii="Arial" w:hAnsi="Arial" w:cs="Arial"/>
          <w:sz w:val="20"/>
          <w:szCs w:val="20"/>
        </w:rPr>
      </w:pPr>
    </w:p>
    <w:p w14:paraId="43B87426" w14:textId="286F38BA" w:rsidR="00373622" w:rsidRPr="00294AA8" w:rsidRDefault="00373622" w:rsidP="00373622">
      <w:pPr>
        <w:pStyle w:val="ListParagraph"/>
        <w:numPr>
          <w:ilvl w:val="0"/>
          <w:numId w:val="2"/>
        </w:numPr>
        <w:rPr>
          <w:rFonts w:ascii="Arial" w:hAnsi="Arial" w:cs="Arial"/>
          <w:sz w:val="20"/>
          <w:szCs w:val="20"/>
        </w:rPr>
      </w:pPr>
      <w:r w:rsidRPr="00294AA8">
        <w:rPr>
          <w:rFonts w:ascii="Arial" w:hAnsi="Arial" w:cs="Arial"/>
          <w:sz w:val="20"/>
          <w:szCs w:val="20"/>
        </w:rPr>
        <w:t xml:space="preserve">Kelley, E. (2021) ‘"Follow the Tree Flowers": Fugitive Mapping inBeloved’, </w:t>
      </w:r>
      <w:r w:rsidRPr="00294AA8">
        <w:rPr>
          <w:rFonts w:ascii="Arial" w:hAnsi="Arial" w:cs="Arial"/>
          <w:i/>
          <w:iCs/>
          <w:sz w:val="20"/>
          <w:szCs w:val="20"/>
        </w:rPr>
        <w:t>Antipode</w:t>
      </w:r>
      <w:r w:rsidRPr="00294AA8">
        <w:rPr>
          <w:rFonts w:ascii="Arial" w:hAnsi="Arial" w:cs="Arial"/>
          <w:sz w:val="20"/>
          <w:szCs w:val="20"/>
        </w:rPr>
        <w:t>, 53(1), pp. 181–199.</w:t>
      </w:r>
    </w:p>
    <w:p w14:paraId="3D55E00D" w14:textId="77777777" w:rsidR="00373622" w:rsidRPr="00294AA8" w:rsidRDefault="00373622" w:rsidP="00294AA8">
      <w:pPr>
        <w:pStyle w:val="ListParagraph"/>
        <w:rPr>
          <w:rFonts w:ascii="Arial" w:hAnsi="Arial" w:cs="Arial"/>
          <w:sz w:val="20"/>
          <w:szCs w:val="20"/>
        </w:rPr>
      </w:pPr>
    </w:p>
    <w:p w14:paraId="6F68BB83" w14:textId="77777777" w:rsidR="00373622" w:rsidRPr="00F50F06" w:rsidRDefault="00373622" w:rsidP="00373622">
      <w:pPr>
        <w:pStyle w:val="EndnoteText"/>
        <w:numPr>
          <w:ilvl w:val="0"/>
          <w:numId w:val="2"/>
        </w:numPr>
        <w:rPr>
          <w:rFonts w:ascii="Arial" w:hAnsi="Arial" w:cs="Arial"/>
        </w:rPr>
      </w:pPr>
      <w:r w:rsidRPr="00F50F06">
        <w:rPr>
          <w:rFonts w:ascii="Arial" w:hAnsi="Arial" w:cs="Arial"/>
        </w:rPr>
        <w:t xml:space="preserve">Kemp, C. (2024). Interviewed by Crystal S. Rudds, </w:t>
      </w:r>
      <w:r w:rsidRPr="00294AA8">
        <w:rPr>
          <w:rFonts w:ascii="Arial" w:hAnsi="Arial" w:cs="Arial"/>
        </w:rPr>
        <w:t>1 October.</w:t>
      </w:r>
    </w:p>
    <w:p w14:paraId="09D7F81B" w14:textId="77777777" w:rsidR="00373622" w:rsidRPr="00294AA8" w:rsidRDefault="00373622" w:rsidP="00294AA8">
      <w:pPr>
        <w:pStyle w:val="ListParagraph"/>
        <w:rPr>
          <w:rFonts w:ascii="Arial" w:hAnsi="Arial" w:cs="Arial"/>
          <w:sz w:val="20"/>
          <w:szCs w:val="20"/>
        </w:rPr>
      </w:pPr>
    </w:p>
    <w:p w14:paraId="465CCA90" w14:textId="77777777" w:rsidR="00373622" w:rsidRPr="00F50F06" w:rsidRDefault="00373622" w:rsidP="00294AA8">
      <w:pPr>
        <w:pStyle w:val="EndnoteText"/>
        <w:rPr>
          <w:rFonts w:ascii="Arial" w:hAnsi="Arial" w:cs="Arial"/>
        </w:rPr>
      </w:pPr>
    </w:p>
    <w:p w14:paraId="502E90E3" w14:textId="60B3FD2E" w:rsidR="00373622" w:rsidRPr="00F50F06" w:rsidRDefault="00067E29" w:rsidP="00373622">
      <w:pPr>
        <w:pStyle w:val="EndnoteText"/>
        <w:numPr>
          <w:ilvl w:val="0"/>
          <w:numId w:val="2"/>
        </w:numPr>
        <w:rPr>
          <w:rFonts w:ascii="Arial" w:hAnsi="Arial" w:cs="Arial"/>
        </w:rPr>
      </w:pPr>
      <w:r w:rsidRPr="00294AA8">
        <w:rPr>
          <w:rFonts w:ascii="Arial" w:hAnsi="Arial" w:cs="Arial"/>
        </w:rPr>
        <w:t>Leavitt, J. and Saegert, S. (1990). ‘From Abandonment to Hope: Community-Households in Harlem’, </w:t>
      </w:r>
      <w:r w:rsidRPr="00294AA8">
        <w:rPr>
          <w:rFonts w:ascii="Arial" w:hAnsi="Arial" w:cs="Arial"/>
          <w:i/>
          <w:iCs/>
        </w:rPr>
        <w:t>Journal of Housing and the Built Environment</w:t>
      </w:r>
      <w:r w:rsidRPr="00294AA8">
        <w:rPr>
          <w:rFonts w:ascii="Arial" w:hAnsi="Arial" w:cs="Arial"/>
        </w:rPr>
        <w:t>, 5(3), pp. 1-16.</w:t>
      </w:r>
    </w:p>
    <w:p w14:paraId="0CAB3EB2" w14:textId="77777777" w:rsidR="00373622" w:rsidRPr="00F50F06" w:rsidRDefault="00373622" w:rsidP="00294AA8">
      <w:pPr>
        <w:pStyle w:val="ListParagraph"/>
        <w:rPr>
          <w:rFonts w:ascii="Arial" w:hAnsi="Arial" w:cs="Arial"/>
        </w:rPr>
      </w:pPr>
    </w:p>
    <w:p w14:paraId="76754A2B" w14:textId="6665FDFD" w:rsidR="00373622" w:rsidRPr="00294AA8" w:rsidRDefault="00373622" w:rsidP="00294AA8">
      <w:pPr>
        <w:pStyle w:val="ListParagraph"/>
        <w:numPr>
          <w:ilvl w:val="0"/>
          <w:numId w:val="2"/>
        </w:numPr>
        <w:tabs>
          <w:tab w:val="left" w:pos="3263"/>
        </w:tabs>
        <w:rPr>
          <w:rFonts w:ascii="Arial" w:hAnsi="Arial" w:cs="Arial"/>
          <w:sz w:val="20"/>
          <w:szCs w:val="20"/>
        </w:rPr>
      </w:pPr>
      <w:r w:rsidRPr="00294AA8">
        <w:rPr>
          <w:rFonts w:ascii="Arial" w:hAnsi="Arial" w:cs="Arial"/>
          <w:sz w:val="20"/>
          <w:szCs w:val="20"/>
        </w:rPr>
        <w:t xml:space="preserve">Lipsitz, George. (2011) </w:t>
      </w:r>
      <w:r w:rsidRPr="00294AA8">
        <w:rPr>
          <w:rFonts w:ascii="Arial" w:hAnsi="Arial" w:cs="Arial"/>
          <w:i/>
          <w:iCs/>
          <w:sz w:val="20"/>
          <w:szCs w:val="20"/>
        </w:rPr>
        <w:t xml:space="preserve">How </w:t>
      </w:r>
      <w:r w:rsidR="00F50F06" w:rsidRPr="00F50F06">
        <w:rPr>
          <w:rFonts w:ascii="Arial" w:hAnsi="Arial" w:cs="Arial"/>
          <w:i/>
          <w:iCs/>
          <w:sz w:val="20"/>
          <w:szCs w:val="20"/>
        </w:rPr>
        <w:t>R</w:t>
      </w:r>
      <w:r w:rsidRPr="00294AA8">
        <w:rPr>
          <w:rFonts w:ascii="Arial" w:hAnsi="Arial" w:cs="Arial"/>
          <w:i/>
          <w:iCs/>
          <w:sz w:val="20"/>
          <w:szCs w:val="20"/>
        </w:rPr>
        <w:t xml:space="preserve">acism </w:t>
      </w:r>
      <w:r w:rsidR="00F50F06" w:rsidRPr="00F50F06">
        <w:rPr>
          <w:rFonts w:ascii="Arial" w:hAnsi="Arial" w:cs="Arial"/>
          <w:i/>
          <w:iCs/>
          <w:sz w:val="20"/>
          <w:szCs w:val="20"/>
        </w:rPr>
        <w:t>T</w:t>
      </w:r>
      <w:r w:rsidRPr="00294AA8">
        <w:rPr>
          <w:rFonts w:ascii="Arial" w:hAnsi="Arial" w:cs="Arial"/>
          <w:i/>
          <w:iCs/>
          <w:sz w:val="20"/>
          <w:szCs w:val="20"/>
        </w:rPr>
        <w:t xml:space="preserve">akes </w:t>
      </w:r>
      <w:r w:rsidR="00F50F06" w:rsidRPr="00F50F06">
        <w:rPr>
          <w:rFonts w:ascii="Arial" w:hAnsi="Arial" w:cs="Arial"/>
          <w:i/>
          <w:iCs/>
          <w:sz w:val="20"/>
          <w:szCs w:val="20"/>
        </w:rPr>
        <w:t>P</w:t>
      </w:r>
      <w:r w:rsidRPr="00294AA8">
        <w:rPr>
          <w:rFonts w:ascii="Arial" w:hAnsi="Arial" w:cs="Arial"/>
          <w:i/>
          <w:iCs/>
          <w:sz w:val="20"/>
          <w:szCs w:val="20"/>
        </w:rPr>
        <w:t>lace</w:t>
      </w:r>
      <w:r w:rsidRPr="00294AA8">
        <w:rPr>
          <w:rFonts w:ascii="Arial" w:hAnsi="Arial" w:cs="Arial"/>
          <w:sz w:val="20"/>
          <w:szCs w:val="20"/>
        </w:rPr>
        <w:t>. 1st edn. Philadelphia: Temple University Press.</w:t>
      </w:r>
    </w:p>
    <w:p w14:paraId="4607EBF2" w14:textId="77777777" w:rsidR="00067E29" w:rsidRPr="00294AA8" w:rsidRDefault="00067E29" w:rsidP="00067E29">
      <w:pPr>
        <w:pStyle w:val="EndnoteText"/>
        <w:ind w:left="360"/>
        <w:rPr>
          <w:rFonts w:ascii="Arial" w:hAnsi="Arial" w:cs="Arial"/>
        </w:rPr>
      </w:pPr>
    </w:p>
    <w:p w14:paraId="38F38898" w14:textId="3FF31169" w:rsidR="00067E29" w:rsidRPr="00F50F06" w:rsidRDefault="00067E29" w:rsidP="00067E29">
      <w:pPr>
        <w:pStyle w:val="EndnoteText"/>
        <w:numPr>
          <w:ilvl w:val="0"/>
          <w:numId w:val="2"/>
        </w:numPr>
        <w:rPr>
          <w:rFonts w:ascii="Arial" w:hAnsi="Arial" w:cs="Arial"/>
        </w:rPr>
      </w:pPr>
      <w:r w:rsidRPr="00294AA8">
        <w:rPr>
          <w:rFonts w:ascii="Arial" w:hAnsi="Arial" w:cs="Arial"/>
        </w:rPr>
        <w:t>McCoy, N. (2024). Interviewed by Crystal S. Rudds</w:t>
      </w:r>
      <w:r w:rsidR="00D463C9" w:rsidRPr="00F50F06">
        <w:rPr>
          <w:rFonts w:ascii="Arial" w:hAnsi="Arial" w:cs="Arial"/>
        </w:rPr>
        <w:t xml:space="preserve">, </w:t>
      </w:r>
      <w:r w:rsidR="001C4FF6" w:rsidRPr="00294AA8">
        <w:rPr>
          <w:rFonts w:ascii="Arial" w:hAnsi="Arial" w:cs="Arial"/>
        </w:rPr>
        <w:t>1 October</w:t>
      </w:r>
      <w:r w:rsidR="00D463C9" w:rsidRPr="00F50F06">
        <w:rPr>
          <w:rFonts w:ascii="Arial" w:hAnsi="Arial" w:cs="Arial"/>
        </w:rPr>
        <w:t>.</w:t>
      </w:r>
    </w:p>
    <w:p w14:paraId="5C8180E1" w14:textId="77777777" w:rsidR="00373622" w:rsidRPr="00F50F06" w:rsidRDefault="00373622" w:rsidP="00294AA8">
      <w:pPr>
        <w:pStyle w:val="ListParagraph"/>
        <w:rPr>
          <w:rFonts w:ascii="Arial" w:hAnsi="Arial" w:cs="Arial"/>
        </w:rPr>
      </w:pPr>
    </w:p>
    <w:p w14:paraId="201EE69B" w14:textId="6B6BE765" w:rsidR="00373622" w:rsidRPr="00294AA8" w:rsidRDefault="00373622" w:rsidP="00294AA8">
      <w:pPr>
        <w:pStyle w:val="ListParagraph"/>
        <w:numPr>
          <w:ilvl w:val="0"/>
          <w:numId w:val="2"/>
        </w:numPr>
        <w:rPr>
          <w:rFonts w:ascii="Arial" w:hAnsi="Arial" w:cs="Arial"/>
          <w:kern w:val="0"/>
          <w:sz w:val="20"/>
          <w:szCs w:val="20"/>
        </w:rPr>
      </w:pPr>
      <w:r w:rsidRPr="00294AA8">
        <w:rPr>
          <w:rFonts w:ascii="Arial" w:hAnsi="Arial" w:cs="Arial"/>
          <w:sz w:val="20"/>
          <w:szCs w:val="20"/>
        </w:rPr>
        <w:t xml:space="preserve">McKittrick, K. (2006) </w:t>
      </w:r>
      <w:r w:rsidRPr="00294AA8">
        <w:rPr>
          <w:rFonts w:ascii="Arial" w:hAnsi="Arial" w:cs="Arial"/>
          <w:i/>
          <w:iCs/>
          <w:sz w:val="20"/>
          <w:szCs w:val="20"/>
        </w:rPr>
        <w:t xml:space="preserve">Demonic </w:t>
      </w:r>
      <w:r w:rsidR="00F50F06" w:rsidRPr="00F50F06">
        <w:rPr>
          <w:rFonts w:ascii="Arial" w:hAnsi="Arial" w:cs="Arial"/>
          <w:i/>
          <w:iCs/>
          <w:sz w:val="20"/>
          <w:szCs w:val="20"/>
        </w:rPr>
        <w:t>G</w:t>
      </w:r>
      <w:r w:rsidRPr="00294AA8">
        <w:rPr>
          <w:rFonts w:ascii="Arial" w:hAnsi="Arial" w:cs="Arial"/>
          <w:i/>
          <w:iCs/>
          <w:sz w:val="20"/>
          <w:szCs w:val="20"/>
        </w:rPr>
        <w:t>round</w:t>
      </w:r>
      <w:r w:rsidR="00F50F06" w:rsidRPr="00F50F06">
        <w:rPr>
          <w:rFonts w:ascii="Arial" w:hAnsi="Arial" w:cs="Arial"/>
          <w:i/>
          <w:iCs/>
          <w:sz w:val="20"/>
          <w:szCs w:val="20"/>
        </w:rPr>
        <w:t>s</w:t>
      </w:r>
      <w:r w:rsidRPr="00294AA8">
        <w:rPr>
          <w:rFonts w:ascii="Arial" w:hAnsi="Arial" w:cs="Arial"/>
          <w:i/>
          <w:iCs/>
          <w:sz w:val="20"/>
          <w:szCs w:val="20"/>
        </w:rPr>
        <w:t xml:space="preserve">: Black </w:t>
      </w:r>
      <w:r w:rsidR="00F50F06" w:rsidRPr="00F50F06">
        <w:rPr>
          <w:rFonts w:ascii="Arial" w:hAnsi="Arial" w:cs="Arial"/>
          <w:i/>
          <w:iCs/>
          <w:sz w:val="20"/>
          <w:szCs w:val="20"/>
        </w:rPr>
        <w:t>W</w:t>
      </w:r>
      <w:r w:rsidRPr="00294AA8">
        <w:rPr>
          <w:rFonts w:ascii="Arial" w:hAnsi="Arial" w:cs="Arial"/>
          <w:i/>
          <w:iCs/>
          <w:sz w:val="20"/>
          <w:szCs w:val="20"/>
        </w:rPr>
        <w:t xml:space="preserve">omen and the </w:t>
      </w:r>
      <w:r w:rsidR="00F50F06" w:rsidRPr="00F50F06">
        <w:rPr>
          <w:rFonts w:ascii="Arial" w:hAnsi="Arial" w:cs="Arial"/>
          <w:i/>
          <w:iCs/>
          <w:sz w:val="20"/>
          <w:szCs w:val="20"/>
        </w:rPr>
        <w:t>C</w:t>
      </w:r>
      <w:r w:rsidRPr="00294AA8">
        <w:rPr>
          <w:rFonts w:ascii="Arial" w:hAnsi="Arial" w:cs="Arial"/>
          <w:i/>
          <w:iCs/>
          <w:sz w:val="20"/>
          <w:szCs w:val="20"/>
        </w:rPr>
        <w:t xml:space="preserve">artographies of </w:t>
      </w:r>
      <w:r w:rsidR="00F50F06" w:rsidRPr="00F50F06">
        <w:rPr>
          <w:rFonts w:ascii="Arial" w:hAnsi="Arial" w:cs="Arial"/>
          <w:i/>
          <w:iCs/>
          <w:sz w:val="20"/>
          <w:szCs w:val="20"/>
        </w:rPr>
        <w:t>S</w:t>
      </w:r>
      <w:r w:rsidRPr="00294AA8">
        <w:rPr>
          <w:rFonts w:ascii="Arial" w:hAnsi="Arial" w:cs="Arial"/>
          <w:i/>
          <w:iCs/>
          <w:sz w:val="20"/>
          <w:szCs w:val="20"/>
        </w:rPr>
        <w:t>truggle</w:t>
      </w:r>
      <w:r w:rsidRPr="00294AA8">
        <w:rPr>
          <w:rFonts w:ascii="Arial" w:hAnsi="Arial" w:cs="Arial"/>
          <w:sz w:val="20"/>
          <w:szCs w:val="20"/>
        </w:rPr>
        <w:t>. 1st edn. Minneapolis: University of Minnesota Press.</w:t>
      </w:r>
    </w:p>
    <w:p w14:paraId="71CBF559" w14:textId="77777777" w:rsidR="00067E29" w:rsidRPr="00294AA8" w:rsidRDefault="00067E29" w:rsidP="00067E29">
      <w:pPr>
        <w:pStyle w:val="EndnoteText"/>
        <w:rPr>
          <w:rFonts w:ascii="Arial" w:hAnsi="Arial" w:cs="Arial"/>
        </w:rPr>
      </w:pPr>
    </w:p>
    <w:p w14:paraId="38905822"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McPherson, T. (2012). ‘Why Are the Digital Humanities So White? or Thinking the Histories of Race and Computation’, in </w:t>
      </w:r>
      <w:r w:rsidRPr="00294AA8">
        <w:rPr>
          <w:rFonts w:ascii="Arial" w:hAnsi="Arial" w:cs="Arial"/>
          <w:i/>
          <w:iCs/>
        </w:rPr>
        <w:t>Debates in the Digital Humanities</w:t>
      </w:r>
      <w:r w:rsidRPr="00294AA8">
        <w:rPr>
          <w:rFonts w:ascii="Arial" w:hAnsi="Arial" w:cs="Arial"/>
        </w:rPr>
        <w:t>. Minneapolis: University of Minnesota Press, pp. 139-160.</w:t>
      </w:r>
    </w:p>
    <w:p w14:paraId="1491F37C" w14:textId="77777777" w:rsidR="00067E29" w:rsidRPr="00294AA8" w:rsidRDefault="00067E29" w:rsidP="00067E29">
      <w:pPr>
        <w:pStyle w:val="EndnoteText"/>
        <w:rPr>
          <w:rFonts w:ascii="Arial" w:hAnsi="Arial" w:cs="Arial"/>
        </w:rPr>
      </w:pPr>
    </w:p>
    <w:p w14:paraId="3E369B70"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Moretti, F. (1998). </w:t>
      </w:r>
      <w:r w:rsidRPr="00294AA8">
        <w:rPr>
          <w:rFonts w:ascii="Arial" w:hAnsi="Arial" w:cs="Arial"/>
          <w:i/>
          <w:iCs/>
        </w:rPr>
        <w:t>An Atlas of the European Novel, 1800-1900</w:t>
      </w:r>
      <w:r w:rsidRPr="00294AA8">
        <w:rPr>
          <w:rFonts w:ascii="Arial" w:hAnsi="Arial" w:cs="Arial"/>
        </w:rPr>
        <w:t>. London: Verso.</w:t>
      </w:r>
    </w:p>
    <w:p w14:paraId="4FF5E4CA" w14:textId="77777777" w:rsidR="00067E29" w:rsidRPr="00294AA8" w:rsidRDefault="00067E29" w:rsidP="00067E29">
      <w:pPr>
        <w:pStyle w:val="EndnoteText"/>
        <w:rPr>
          <w:rFonts w:ascii="Arial" w:hAnsi="Arial" w:cs="Arial"/>
        </w:rPr>
      </w:pPr>
    </w:p>
    <w:p w14:paraId="2756EFB4"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Noble, S.U. (2018). </w:t>
      </w:r>
      <w:r w:rsidRPr="00294AA8">
        <w:rPr>
          <w:rFonts w:ascii="Arial" w:hAnsi="Arial" w:cs="Arial"/>
          <w:i/>
          <w:iCs/>
        </w:rPr>
        <w:t>Algorithms of Oppression: How Search Engines Reinforce Racism</w:t>
      </w:r>
      <w:r w:rsidRPr="00294AA8">
        <w:rPr>
          <w:rFonts w:ascii="Arial" w:hAnsi="Arial" w:cs="Arial"/>
        </w:rPr>
        <w:t>. New York: New York University Press.</w:t>
      </w:r>
    </w:p>
    <w:p w14:paraId="4D368975" w14:textId="77777777" w:rsidR="00067E29" w:rsidRPr="00294AA8" w:rsidRDefault="00067E29" w:rsidP="00067E29">
      <w:pPr>
        <w:pStyle w:val="EndnoteText"/>
        <w:rPr>
          <w:rFonts w:ascii="Arial" w:hAnsi="Arial" w:cs="Arial"/>
        </w:rPr>
      </w:pPr>
    </w:p>
    <w:p w14:paraId="404428C4"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OCLC (1991). ‘Library of Congress and OCLC sponsor pilot project to add subject headings to fiction titles’, </w:t>
      </w:r>
      <w:r w:rsidRPr="00294AA8">
        <w:rPr>
          <w:rFonts w:ascii="Arial" w:hAnsi="Arial" w:cs="Arial"/>
          <w:i/>
          <w:iCs/>
        </w:rPr>
        <w:t>OCLC News Releases</w:t>
      </w:r>
      <w:r w:rsidRPr="00294AA8">
        <w:rPr>
          <w:rFonts w:ascii="Arial" w:hAnsi="Arial" w:cs="Arial"/>
        </w:rPr>
        <w:t>. Available at: https://library.oclc.org/digital/collection/p15003coll6/id/1094/ (Accessed: 16 October 2024).</w:t>
      </w:r>
    </w:p>
    <w:p w14:paraId="11DCCA30" w14:textId="77777777" w:rsidR="00067E29" w:rsidRPr="00294AA8" w:rsidRDefault="00067E29" w:rsidP="00067E29">
      <w:pPr>
        <w:pStyle w:val="EndnoteText"/>
        <w:rPr>
          <w:rFonts w:ascii="Arial" w:hAnsi="Arial" w:cs="Arial"/>
        </w:rPr>
      </w:pPr>
    </w:p>
    <w:p w14:paraId="5E4544E3" w14:textId="09A807F0" w:rsidR="00067E29" w:rsidRPr="00294AA8" w:rsidRDefault="00067E29" w:rsidP="00067E29">
      <w:pPr>
        <w:pStyle w:val="EndnoteText"/>
        <w:numPr>
          <w:ilvl w:val="0"/>
          <w:numId w:val="2"/>
        </w:numPr>
        <w:rPr>
          <w:rFonts w:ascii="Arial" w:hAnsi="Arial" w:cs="Arial"/>
        </w:rPr>
      </w:pPr>
      <w:r w:rsidRPr="00294AA8">
        <w:rPr>
          <w:rFonts w:ascii="Arial" w:hAnsi="Arial" w:cs="Arial"/>
        </w:rPr>
        <w:t xml:space="preserve">O’Looney, J. (1998). ‘Mapping </w:t>
      </w:r>
      <w:r w:rsidR="00F50F06" w:rsidRPr="00F50F06">
        <w:rPr>
          <w:rFonts w:ascii="Arial" w:hAnsi="Arial" w:cs="Arial"/>
        </w:rPr>
        <w:t>C</w:t>
      </w:r>
      <w:r w:rsidRPr="00294AA8">
        <w:rPr>
          <w:rFonts w:ascii="Arial" w:hAnsi="Arial" w:cs="Arial"/>
        </w:rPr>
        <w:t xml:space="preserve">ommunities: </w:t>
      </w:r>
      <w:r w:rsidR="00F50F06" w:rsidRPr="00F50F06">
        <w:rPr>
          <w:rFonts w:ascii="Arial" w:hAnsi="Arial" w:cs="Arial"/>
        </w:rPr>
        <w:t>P</w:t>
      </w:r>
      <w:r w:rsidRPr="00294AA8">
        <w:rPr>
          <w:rFonts w:ascii="Arial" w:hAnsi="Arial" w:cs="Arial"/>
        </w:rPr>
        <w:t xml:space="preserve">lace-based </w:t>
      </w:r>
      <w:r w:rsidR="00F50F06" w:rsidRPr="00F50F06">
        <w:rPr>
          <w:rFonts w:ascii="Arial" w:hAnsi="Arial" w:cs="Arial"/>
        </w:rPr>
        <w:t>S</w:t>
      </w:r>
      <w:r w:rsidRPr="00294AA8">
        <w:rPr>
          <w:rFonts w:ascii="Arial" w:hAnsi="Arial" w:cs="Arial"/>
        </w:rPr>
        <w:t xml:space="preserve">tories and </w:t>
      </w:r>
      <w:r w:rsidR="00F50F06" w:rsidRPr="00F50F06">
        <w:rPr>
          <w:rFonts w:ascii="Arial" w:hAnsi="Arial" w:cs="Arial"/>
        </w:rPr>
        <w:t>P</w:t>
      </w:r>
      <w:r w:rsidRPr="00294AA8">
        <w:rPr>
          <w:rFonts w:ascii="Arial" w:hAnsi="Arial" w:cs="Arial"/>
        </w:rPr>
        <w:t xml:space="preserve">articipatory </w:t>
      </w:r>
      <w:r w:rsidR="00F50F06" w:rsidRPr="00F50F06">
        <w:rPr>
          <w:rFonts w:ascii="Arial" w:hAnsi="Arial" w:cs="Arial"/>
        </w:rPr>
        <w:t>P</w:t>
      </w:r>
      <w:r w:rsidRPr="00294AA8">
        <w:rPr>
          <w:rFonts w:ascii="Arial" w:hAnsi="Arial" w:cs="Arial"/>
        </w:rPr>
        <w:t>lanning’, </w:t>
      </w:r>
      <w:r w:rsidRPr="00294AA8">
        <w:rPr>
          <w:rFonts w:ascii="Arial" w:hAnsi="Arial" w:cs="Arial"/>
          <w:i/>
          <w:iCs/>
        </w:rPr>
        <w:t>Community Development</w:t>
      </w:r>
      <w:r w:rsidRPr="00294AA8">
        <w:rPr>
          <w:rFonts w:ascii="Arial" w:hAnsi="Arial" w:cs="Arial"/>
        </w:rPr>
        <w:t>, Taylor &amp; Francis.</w:t>
      </w:r>
    </w:p>
    <w:p w14:paraId="2270B42C" w14:textId="77777777" w:rsidR="00067E29" w:rsidRPr="00294AA8" w:rsidRDefault="00067E29" w:rsidP="00067E29">
      <w:pPr>
        <w:pStyle w:val="EndnoteText"/>
        <w:rPr>
          <w:rFonts w:ascii="Arial" w:hAnsi="Arial" w:cs="Arial"/>
        </w:rPr>
      </w:pPr>
    </w:p>
    <w:p w14:paraId="58BCD18D" w14:textId="77777777" w:rsidR="00067E29" w:rsidRPr="00F50F06" w:rsidRDefault="00067E29" w:rsidP="00067E29">
      <w:pPr>
        <w:pStyle w:val="EndnoteText"/>
        <w:numPr>
          <w:ilvl w:val="0"/>
          <w:numId w:val="2"/>
        </w:numPr>
        <w:rPr>
          <w:rFonts w:ascii="Arial" w:hAnsi="Arial" w:cs="Arial"/>
        </w:rPr>
      </w:pPr>
      <w:r w:rsidRPr="00294AA8">
        <w:rPr>
          <w:rFonts w:ascii="Arial" w:hAnsi="Arial" w:cs="Arial"/>
        </w:rPr>
        <w:t>Olson, H.A. (2000). ‘The Power to Name: Representation in Library Catalogs’, </w:t>
      </w:r>
      <w:r w:rsidRPr="00294AA8">
        <w:rPr>
          <w:rFonts w:ascii="Arial" w:hAnsi="Arial" w:cs="Arial"/>
          <w:i/>
          <w:iCs/>
        </w:rPr>
        <w:t>Signs: Journal of Women in Culture and Society</w:t>
      </w:r>
      <w:r w:rsidRPr="00294AA8">
        <w:rPr>
          <w:rFonts w:ascii="Arial" w:hAnsi="Arial" w:cs="Arial"/>
        </w:rPr>
        <w:t>, 26(3), pp. 639-668.</w:t>
      </w:r>
    </w:p>
    <w:p w14:paraId="4BAB1459" w14:textId="77777777" w:rsidR="00373622" w:rsidRPr="00F50F06" w:rsidRDefault="00373622" w:rsidP="00294AA8">
      <w:pPr>
        <w:pStyle w:val="ListParagraph"/>
        <w:rPr>
          <w:rFonts w:ascii="Arial" w:hAnsi="Arial" w:cs="Arial"/>
        </w:rPr>
      </w:pPr>
    </w:p>
    <w:p w14:paraId="1A0EFA75" w14:textId="4701AA1E" w:rsidR="00373622" w:rsidRPr="00294AA8" w:rsidRDefault="00373622" w:rsidP="00294AA8">
      <w:pPr>
        <w:pStyle w:val="ListParagraph"/>
        <w:numPr>
          <w:ilvl w:val="0"/>
          <w:numId w:val="2"/>
        </w:numPr>
        <w:rPr>
          <w:rFonts w:ascii="Arial" w:hAnsi="Arial" w:cs="Arial"/>
          <w:sz w:val="20"/>
          <w:szCs w:val="20"/>
        </w:rPr>
      </w:pPr>
      <w:r w:rsidRPr="00294AA8">
        <w:rPr>
          <w:rFonts w:ascii="Arial" w:hAnsi="Arial" w:cs="Arial"/>
          <w:sz w:val="20"/>
          <w:szCs w:val="20"/>
        </w:rPr>
        <w:t>Parsard, K.C. (2023) ‘Siphon, or What Was the Plot? Revisiting Sylvia Wynter's ''Novel and History, Plot and Plantation&amp;apos’;</w:t>
      </w:r>
      <w:r w:rsidR="00F50F06" w:rsidRPr="00F50F06">
        <w:rPr>
          <w:rFonts w:ascii="Arial" w:hAnsi="Arial" w:cs="Arial"/>
          <w:sz w:val="20"/>
          <w:szCs w:val="20"/>
        </w:rPr>
        <w:t xml:space="preserve"> </w:t>
      </w:r>
      <w:r w:rsidRPr="00294AA8">
        <w:rPr>
          <w:rFonts w:ascii="Arial" w:hAnsi="Arial" w:cs="Arial"/>
          <w:i/>
          <w:iCs/>
          <w:sz w:val="20"/>
          <w:szCs w:val="20"/>
        </w:rPr>
        <w:t>Representations (Berkeley, Calif.)</w:t>
      </w:r>
      <w:r w:rsidRPr="00294AA8">
        <w:rPr>
          <w:rFonts w:ascii="Arial" w:hAnsi="Arial" w:cs="Arial"/>
          <w:sz w:val="20"/>
          <w:szCs w:val="20"/>
        </w:rPr>
        <w:t>, 162(1), pp. 56–64.</w:t>
      </w:r>
    </w:p>
    <w:p w14:paraId="5EBFF8B2" w14:textId="77777777" w:rsidR="00067E29" w:rsidRPr="00294AA8" w:rsidRDefault="00067E29" w:rsidP="00067E29">
      <w:pPr>
        <w:pStyle w:val="EndnoteText"/>
        <w:rPr>
          <w:rFonts w:ascii="Arial" w:hAnsi="Arial" w:cs="Arial"/>
        </w:rPr>
      </w:pPr>
    </w:p>
    <w:p w14:paraId="05B4A2C7" w14:textId="55B13F02" w:rsidR="00067E29" w:rsidRPr="00294AA8" w:rsidRDefault="00067E29" w:rsidP="00067E29">
      <w:pPr>
        <w:pStyle w:val="EndnoteText"/>
        <w:numPr>
          <w:ilvl w:val="0"/>
          <w:numId w:val="2"/>
        </w:numPr>
        <w:rPr>
          <w:rFonts w:ascii="Arial" w:hAnsi="Arial" w:cs="Arial"/>
        </w:rPr>
      </w:pPr>
      <w:r w:rsidRPr="00294AA8">
        <w:rPr>
          <w:rFonts w:ascii="Arial" w:hAnsi="Arial" w:cs="Arial"/>
        </w:rPr>
        <w:t xml:space="preserve">Petteway, R.J. (2019). ‘Intergenerational </w:t>
      </w:r>
      <w:r w:rsidR="00F50F06" w:rsidRPr="00F50F06">
        <w:rPr>
          <w:rFonts w:ascii="Arial" w:hAnsi="Arial" w:cs="Arial"/>
        </w:rPr>
        <w:t>P</w:t>
      </w:r>
      <w:r w:rsidRPr="00294AA8">
        <w:rPr>
          <w:rFonts w:ascii="Arial" w:hAnsi="Arial" w:cs="Arial"/>
        </w:rPr>
        <w:t xml:space="preserve">hotovoice </w:t>
      </w:r>
      <w:r w:rsidR="00F50F06" w:rsidRPr="00F50F06">
        <w:rPr>
          <w:rFonts w:ascii="Arial" w:hAnsi="Arial" w:cs="Arial"/>
        </w:rPr>
        <w:t>P</w:t>
      </w:r>
      <w:r w:rsidRPr="00294AA8">
        <w:rPr>
          <w:rFonts w:ascii="Arial" w:hAnsi="Arial" w:cs="Arial"/>
        </w:rPr>
        <w:t xml:space="preserve">erspectives of </w:t>
      </w:r>
      <w:r w:rsidR="00F50F06" w:rsidRPr="00F50F06">
        <w:rPr>
          <w:rFonts w:ascii="Arial" w:hAnsi="Arial" w:cs="Arial"/>
        </w:rPr>
        <w:t>P</w:t>
      </w:r>
      <w:r w:rsidRPr="00294AA8">
        <w:rPr>
          <w:rFonts w:ascii="Arial" w:hAnsi="Arial" w:cs="Arial"/>
        </w:rPr>
        <w:t xml:space="preserve">lace and </w:t>
      </w:r>
      <w:r w:rsidR="00F50F06" w:rsidRPr="00F50F06">
        <w:rPr>
          <w:rFonts w:ascii="Arial" w:hAnsi="Arial" w:cs="Arial"/>
        </w:rPr>
        <w:t>H</w:t>
      </w:r>
      <w:r w:rsidRPr="00294AA8">
        <w:rPr>
          <w:rFonts w:ascii="Arial" w:hAnsi="Arial" w:cs="Arial"/>
        </w:rPr>
        <w:t xml:space="preserve">ealth in </w:t>
      </w:r>
      <w:r w:rsidR="00F50F06" w:rsidRPr="00F50F06">
        <w:rPr>
          <w:rFonts w:ascii="Arial" w:hAnsi="Arial" w:cs="Arial"/>
        </w:rPr>
        <w:t>P</w:t>
      </w:r>
      <w:r w:rsidRPr="00294AA8">
        <w:rPr>
          <w:rFonts w:ascii="Arial" w:hAnsi="Arial" w:cs="Arial"/>
        </w:rPr>
        <w:t xml:space="preserve">ublic </w:t>
      </w:r>
      <w:r w:rsidR="00F50F06" w:rsidRPr="00F50F06">
        <w:rPr>
          <w:rFonts w:ascii="Arial" w:hAnsi="Arial" w:cs="Arial"/>
        </w:rPr>
        <w:t>H</w:t>
      </w:r>
      <w:r w:rsidRPr="00294AA8">
        <w:rPr>
          <w:rFonts w:ascii="Arial" w:hAnsi="Arial" w:cs="Arial"/>
        </w:rPr>
        <w:t xml:space="preserve">ousing: Participatory </w:t>
      </w:r>
      <w:r w:rsidR="00F50F06" w:rsidRPr="00F50F06">
        <w:rPr>
          <w:rFonts w:ascii="Arial" w:hAnsi="Arial" w:cs="Arial"/>
        </w:rPr>
        <w:t>C</w:t>
      </w:r>
      <w:r w:rsidRPr="00294AA8">
        <w:rPr>
          <w:rFonts w:ascii="Arial" w:hAnsi="Arial" w:cs="Arial"/>
        </w:rPr>
        <w:t xml:space="preserve">oding, </w:t>
      </w:r>
      <w:r w:rsidR="00F50F06" w:rsidRPr="00F50F06">
        <w:rPr>
          <w:rFonts w:ascii="Arial" w:hAnsi="Arial" w:cs="Arial"/>
        </w:rPr>
        <w:t>T</w:t>
      </w:r>
      <w:r w:rsidRPr="00294AA8">
        <w:rPr>
          <w:rFonts w:ascii="Arial" w:hAnsi="Arial" w:cs="Arial"/>
        </w:rPr>
        <w:t xml:space="preserve">heming, and </w:t>
      </w:r>
      <w:r w:rsidR="00F50F06" w:rsidRPr="00F50F06">
        <w:rPr>
          <w:rFonts w:ascii="Arial" w:hAnsi="Arial" w:cs="Arial"/>
        </w:rPr>
        <w:t>M</w:t>
      </w:r>
      <w:r w:rsidRPr="00294AA8">
        <w:rPr>
          <w:rFonts w:ascii="Arial" w:hAnsi="Arial" w:cs="Arial"/>
        </w:rPr>
        <w:t>apping in/of the “</w:t>
      </w:r>
      <w:r w:rsidR="00F50F06" w:rsidRPr="00F50F06">
        <w:rPr>
          <w:rFonts w:ascii="Arial" w:hAnsi="Arial" w:cs="Arial"/>
        </w:rPr>
        <w:t>S</w:t>
      </w:r>
      <w:r w:rsidRPr="00294AA8">
        <w:rPr>
          <w:rFonts w:ascii="Arial" w:hAnsi="Arial" w:cs="Arial"/>
        </w:rPr>
        <w:t xml:space="preserve">tructure </w:t>
      </w:r>
      <w:r w:rsidR="00F50F06" w:rsidRPr="00F50F06">
        <w:rPr>
          <w:rFonts w:ascii="Arial" w:hAnsi="Arial" w:cs="Arial"/>
        </w:rPr>
        <w:t>S</w:t>
      </w:r>
      <w:r w:rsidRPr="00294AA8">
        <w:rPr>
          <w:rFonts w:ascii="Arial" w:hAnsi="Arial" w:cs="Arial"/>
        </w:rPr>
        <w:t>truggle”’, </w:t>
      </w:r>
      <w:r w:rsidRPr="00294AA8">
        <w:rPr>
          <w:rFonts w:ascii="Arial" w:hAnsi="Arial" w:cs="Arial"/>
          <w:i/>
          <w:iCs/>
        </w:rPr>
        <w:t>Health &amp; Place</w:t>
      </w:r>
      <w:r w:rsidRPr="00294AA8">
        <w:rPr>
          <w:rFonts w:ascii="Arial" w:hAnsi="Arial" w:cs="Arial"/>
        </w:rPr>
        <w:t>, Elsevier.</w:t>
      </w:r>
    </w:p>
    <w:p w14:paraId="7DD56529" w14:textId="77777777" w:rsidR="00067E29" w:rsidRPr="00294AA8" w:rsidRDefault="00067E29" w:rsidP="00067E29">
      <w:pPr>
        <w:pStyle w:val="EndnoteText"/>
        <w:rPr>
          <w:rFonts w:ascii="Arial" w:hAnsi="Arial" w:cs="Arial"/>
        </w:rPr>
      </w:pPr>
    </w:p>
    <w:p w14:paraId="7E96D0EC" w14:textId="001837FA" w:rsidR="00067E29" w:rsidRPr="00294AA8" w:rsidRDefault="00067E29" w:rsidP="00067E29">
      <w:pPr>
        <w:pStyle w:val="EndnoteText"/>
        <w:numPr>
          <w:ilvl w:val="0"/>
          <w:numId w:val="2"/>
        </w:numPr>
        <w:rPr>
          <w:rFonts w:ascii="Arial" w:hAnsi="Arial" w:cs="Arial"/>
        </w:rPr>
      </w:pPr>
      <w:r w:rsidRPr="00294AA8">
        <w:rPr>
          <w:rFonts w:ascii="Arial" w:hAnsi="Arial" w:cs="Arial"/>
        </w:rPr>
        <w:t>Phillips, A. (2024). Interviewed by Crystal S. Rudds</w:t>
      </w:r>
      <w:r w:rsidR="00373622" w:rsidRPr="00F50F06">
        <w:rPr>
          <w:rFonts w:ascii="Arial" w:hAnsi="Arial" w:cs="Arial"/>
        </w:rPr>
        <w:t>, 1 October.</w:t>
      </w:r>
    </w:p>
    <w:p w14:paraId="7AD9F7AD" w14:textId="77777777" w:rsidR="00067E29" w:rsidRPr="00294AA8" w:rsidRDefault="00067E29" w:rsidP="00067E29">
      <w:pPr>
        <w:pStyle w:val="EndnoteText"/>
        <w:rPr>
          <w:rFonts w:ascii="Arial" w:hAnsi="Arial" w:cs="Arial"/>
        </w:rPr>
      </w:pPr>
    </w:p>
    <w:p w14:paraId="16FF9120" w14:textId="42CE29A4" w:rsidR="00067E29" w:rsidRPr="00F50F06" w:rsidRDefault="00067E29" w:rsidP="00067E29">
      <w:pPr>
        <w:pStyle w:val="EndnoteText"/>
        <w:numPr>
          <w:ilvl w:val="0"/>
          <w:numId w:val="2"/>
        </w:numPr>
        <w:rPr>
          <w:rFonts w:ascii="Arial" w:hAnsi="Arial" w:cs="Arial"/>
        </w:rPr>
      </w:pPr>
      <w:r w:rsidRPr="00294AA8">
        <w:rPr>
          <w:rFonts w:ascii="Arial" w:hAnsi="Arial" w:cs="Arial"/>
        </w:rPr>
        <w:t>Piatti, B. et al. (2009). “Mapping Literature: Towards a Geography of Fiction.” </w:t>
      </w:r>
      <w:r w:rsidRPr="00294AA8">
        <w:rPr>
          <w:rFonts w:ascii="Arial" w:hAnsi="Arial" w:cs="Arial"/>
          <w:i/>
          <w:iCs/>
        </w:rPr>
        <w:t>Cartography and Art</w:t>
      </w:r>
      <w:r w:rsidRPr="00294AA8">
        <w:rPr>
          <w:rFonts w:ascii="Arial" w:hAnsi="Arial" w:cs="Arial"/>
        </w:rPr>
        <w:t xml:space="preserve">, Springer, 2009, pp. 1–16. Springer Link, </w:t>
      </w:r>
      <w:hyperlink r:id="rId8" w:history="1">
        <w:r w:rsidR="00373622" w:rsidRPr="00294AA8">
          <w:rPr>
            <w:rStyle w:val="Hyperlink"/>
            <w:rFonts w:ascii="Arial" w:hAnsi="Arial" w:cs="Arial"/>
          </w:rPr>
          <w:t>https://doi.org/10.1007/978-3-540-68569-2_15</w:t>
        </w:r>
      </w:hyperlink>
      <w:r w:rsidRPr="00294AA8">
        <w:rPr>
          <w:rFonts w:ascii="Arial" w:hAnsi="Arial" w:cs="Arial"/>
        </w:rPr>
        <w:t>.</w:t>
      </w:r>
    </w:p>
    <w:p w14:paraId="7A205F74" w14:textId="77777777" w:rsidR="00373622" w:rsidRPr="00F50F06" w:rsidRDefault="00373622" w:rsidP="00294AA8">
      <w:pPr>
        <w:pStyle w:val="ListParagraph"/>
        <w:rPr>
          <w:rFonts w:ascii="Arial" w:hAnsi="Arial" w:cs="Arial"/>
        </w:rPr>
      </w:pPr>
    </w:p>
    <w:p w14:paraId="6FE8C7A4" w14:textId="5572998F" w:rsidR="00373622" w:rsidRPr="00294AA8" w:rsidRDefault="00373622" w:rsidP="00373622">
      <w:pPr>
        <w:pStyle w:val="ListParagraph"/>
        <w:numPr>
          <w:ilvl w:val="0"/>
          <w:numId w:val="2"/>
        </w:numPr>
        <w:rPr>
          <w:rFonts w:ascii="Arial" w:hAnsi="Arial" w:cs="Arial"/>
          <w:sz w:val="20"/>
          <w:szCs w:val="20"/>
        </w:rPr>
      </w:pPr>
      <w:r w:rsidRPr="00294AA8">
        <w:rPr>
          <w:rFonts w:ascii="Arial" w:hAnsi="Arial" w:cs="Arial"/>
          <w:sz w:val="20"/>
          <w:szCs w:val="20"/>
        </w:rPr>
        <w:t xml:space="preserve">Pickles, J. (2004) </w:t>
      </w:r>
      <w:r w:rsidRPr="00294AA8">
        <w:rPr>
          <w:rFonts w:ascii="Arial" w:hAnsi="Arial" w:cs="Arial"/>
          <w:i/>
          <w:iCs/>
          <w:sz w:val="20"/>
          <w:szCs w:val="20"/>
        </w:rPr>
        <w:t xml:space="preserve">A </w:t>
      </w:r>
      <w:r w:rsidR="00F50F06" w:rsidRPr="00F50F06">
        <w:rPr>
          <w:rFonts w:ascii="Arial" w:hAnsi="Arial" w:cs="Arial"/>
          <w:i/>
          <w:iCs/>
          <w:sz w:val="20"/>
          <w:szCs w:val="20"/>
        </w:rPr>
        <w:t>H</w:t>
      </w:r>
      <w:r w:rsidRPr="00294AA8">
        <w:rPr>
          <w:rFonts w:ascii="Arial" w:hAnsi="Arial" w:cs="Arial"/>
          <w:i/>
          <w:iCs/>
          <w:sz w:val="20"/>
          <w:szCs w:val="20"/>
        </w:rPr>
        <w:t xml:space="preserve">istory of </w:t>
      </w:r>
      <w:r w:rsidR="00F50F06" w:rsidRPr="00F50F06">
        <w:rPr>
          <w:rFonts w:ascii="Arial" w:hAnsi="Arial" w:cs="Arial"/>
          <w:i/>
          <w:iCs/>
          <w:sz w:val="20"/>
          <w:szCs w:val="20"/>
        </w:rPr>
        <w:t>S</w:t>
      </w:r>
      <w:r w:rsidRPr="00294AA8">
        <w:rPr>
          <w:rFonts w:ascii="Arial" w:hAnsi="Arial" w:cs="Arial"/>
          <w:i/>
          <w:iCs/>
          <w:sz w:val="20"/>
          <w:szCs w:val="20"/>
        </w:rPr>
        <w:t>paces</w:t>
      </w:r>
      <w:r w:rsidR="00F50F06" w:rsidRPr="00F50F06">
        <w:rPr>
          <w:rFonts w:ascii="Arial" w:hAnsi="Arial" w:cs="Arial"/>
          <w:i/>
          <w:iCs/>
          <w:sz w:val="20"/>
          <w:szCs w:val="20"/>
        </w:rPr>
        <w:t>: C</w:t>
      </w:r>
      <w:r w:rsidRPr="00294AA8">
        <w:rPr>
          <w:rFonts w:ascii="Arial" w:hAnsi="Arial" w:cs="Arial"/>
          <w:i/>
          <w:iCs/>
          <w:sz w:val="20"/>
          <w:szCs w:val="20"/>
        </w:rPr>
        <w:t xml:space="preserve">artographic </w:t>
      </w:r>
      <w:r w:rsidR="00F50F06" w:rsidRPr="00F50F06">
        <w:rPr>
          <w:rFonts w:ascii="Arial" w:hAnsi="Arial" w:cs="Arial"/>
          <w:i/>
          <w:iCs/>
          <w:sz w:val="20"/>
          <w:szCs w:val="20"/>
        </w:rPr>
        <w:t>R</w:t>
      </w:r>
      <w:r w:rsidRPr="00294AA8">
        <w:rPr>
          <w:rFonts w:ascii="Arial" w:hAnsi="Arial" w:cs="Arial"/>
          <w:i/>
          <w:iCs/>
          <w:sz w:val="20"/>
          <w:szCs w:val="20"/>
        </w:rPr>
        <w:t xml:space="preserve">eason, </w:t>
      </w:r>
      <w:r w:rsidR="00F50F06" w:rsidRPr="00F50F06">
        <w:rPr>
          <w:rFonts w:ascii="Arial" w:hAnsi="Arial" w:cs="Arial"/>
          <w:i/>
          <w:iCs/>
          <w:sz w:val="20"/>
          <w:szCs w:val="20"/>
        </w:rPr>
        <w:t>M</w:t>
      </w:r>
      <w:r w:rsidRPr="00294AA8">
        <w:rPr>
          <w:rFonts w:ascii="Arial" w:hAnsi="Arial" w:cs="Arial"/>
          <w:i/>
          <w:iCs/>
          <w:sz w:val="20"/>
          <w:szCs w:val="20"/>
        </w:rPr>
        <w:t>apping, and the</w:t>
      </w:r>
      <w:r w:rsidR="00F50F06" w:rsidRPr="00F50F06">
        <w:rPr>
          <w:rFonts w:ascii="Arial" w:hAnsi="Arial" w:cs="Arial"/>
          <w:i/>
          <w:iCs/>
          <w:sz w:val="20"/>
          <w:szCs w:val="20"/>
        </w:rPr>
        <w:t xml:space="preserve"> G</w:t>
      </w:r>
      <w:r w:rsidRPr="00294AA8">
        <w:rPr>
          <w:rFonts w:ascii="Arial" w:hAnsi="Arial" w:cs="Arial"/>
          <w:i/>
          <w:iCs/>
          <w:sz w:val="20"/>
          <w:szCs w:val="20"/>
        </w:rPr>
        <w:t xml:space="preserve">eo-coded </w:t>
      </w:r>
      <w:r w:rsidR="00F50F06" w:rsidRPr="00F50F06">
        <w:rPr>
          <w:rFonts w:ascii="Arial" w:hAnsi="Arial" w:cs="Arial"/>
          <w:i/>
          <w:iCs/>
          <w:sz w:val="20"/>
          <w:szCs w:val="20"/>
        </w:rPr>
        <w:t>W</w:t>
      </w:r>
      <w:r w:rsidRPr="00294AA8">
        <w:rPr>
          <w:rFonts w:ascii="Arial" w:hAnsi="Arial" w:cs="Arial"/>
          <w:i/>
          <w:iCs/>
          <w:sz w:val="20"/>
          <w:szCs w:val="20"/>
        </w:rPr>
        <w:t>orld</w:t>
      </w:r>
      <w:r w:rsidRPr="00294AA8">
        <w:rPr>
          <w:rFonts w:ascii="Arial" w:hAnsi="Arial" w:cs="Arial"/>
          <w:sz w:val="20"/>
          <w:szCs w:val="20"/>
        </w:rPr>
        <w:t>. London ; New York: Routledge.</w:t>
      </w:r>
    </w:p>
    <w:p w14:paraId="656F340B" w14:textId="77777777" w:rsidR="00067E29" w:rsidRPr="00294AA8" w:rsidRDefault="00067E29" w:rsidP="00294AA8">
      <w:pPr>
        <w:pStyle w:val="EndnoteText"/>
        <w:rPr>
          <w:rFonts w:ascii="Arial" w:hAnsi="Arial" w:cs="Arial"/>
        </w:rPr>
      </w:pPr>
    </w:p>
    <w:p w14:paraId="762C6568"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Rambsy, K. (2022). </w:t>
      </w:r>
      <w:r w:rsidRPr="00294AA8">
        <w:rPr>
          <w:rFonts w:ascii="Arial" w:hAnsi="Arial" w:cs="Arial"/>
          <w:i/>
          <w:iCs/>
        </w:rPr>
        <w:t>The Geographies of African American Short Fiction</w:t>
      </w:r>
      <w:r w:rsidRPr="00294AA8">
        <w:rPr>
          <w:rFonts w:ascii="Arial" w:hAnsi="Arial" w:cs="Arial"/>
        </w:rPr>
        <w:t>. Jackson: University Press of Mississippi.</w:t>
      </w:r>
    </w:p>
    <w:p w14:paraId="203B37B3" w14:textId="77777777" w:rsidR="00067E29" w:rsidRPr="00294AA8" w:rsidRDefault="00067E29" w:rsidP="00067E29">
      <w:pPr>
        <w:pStyle w:val="EndnoteText"/>
        <w:rPr>
          <w:rFonts w:ascii="Arial" w:hAnsi="Arial" w:cs="Arial"/>
        </w:rPr>
      </w:pPr>
    </w:p>
    <w:p w14:paraId="1AD49DAE"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Rothstein, R. (2018). </w:t>
      </w:r>
      <w:r w:rsidRPr="00294AA8">
        <w:rPr>
          <w:rFonts w:ascii="Arial" w:hAnsi="Arial" w:cs="Arial"/>
          <w:i/>
          <w:iCs/>
        </w:rPr>
        <w:t>The Color of Law: A Forgotten History of How Our Government Segregated America</w:t>
      </w:r>
      <w:r w:rsidRPr="00294AA8">
        <w:rPr>
          <w:rFonts w:ascii="Arial" w:hAnsi="Arial" w:cs="Arial"/>
        </w:rPr>
        <w:t>. New York: Liveright Publishing.</w:t>
      </w:r>
    </w:p>
    <w:p w14:paraId="69B1D2E8" w14:textId="77777777" w:rsidR="00067E29" w:rsidRPr="00294AA8" w:rsidRDefault="00067E29" w:rsidP="00067E29">
      <w:pPr>
        <w:pStyle w:val="EndnoteText"/>
        <w:rPr>
          <w:rFonts w:ascii="Arial" w:hAnsi="Arial" w:cs="Arial"/>
        </w:rPr>
      </w:pPr>
    </w:p>
    <w:p w14:paraId="129DA7FF" w14:textId="77777777" w:rsidR="00373622" w:rsidRPr="00294AA8" w:rsidRDefault="00373622" w:rsidP="00373622">
      <w:pPr>
        <w:pStyle w:val="ListParagraph"/>
        <w:numPr>
          <w:ilvl w:val="0"/>
          <w:numId w:val="2"/>
        </w:numPr>
        <w:rPr>
          <w:rFonts w:ascii="Arial" w:eastAsia="Times New Roman" w:hAnsi="Arial" w:cs="Arial"/>
          <w:sz w:val="20"/>
          <w:szCs w:val="20"/>
        </w:rPr>
      </w:pPr>
      <w:r w:rsidRPr="00294AA8">
        <w:rPr>
          <w:rFonts w:ascii="Arial" w:eastAsia="Times New Roman" w:hAnsi="Arial" w:cs="Arial"/>
          <w:sz w:val="20"/>
          <w:szCs w:val="20"/>
        </w:rPr>
        <w:t xml:space="preserve">Rudds, C. (2011) ‘Displaced Bodies and Governmentality: Lessons from the CHA Website.’ </w:t>
      </w:r>
      <w:r w:rsidRPr="00294AA8">
        <w:rPr>
          <w:rFonts w:ascii="Arial" w:eastAsia="Times New Roman" w:hAnsi="Arial" w:cs="Arial"/>
          <w:i/>
          <w:sz w:val="20"/>
          <w:szCs w:val="20"/>
        </w:rPr>
        <w:t>New times: making sense of Critical/Cultural Theory in a digital age.</w:t>
      </w:r>
      <w:r w:rsidRPr="00294AA8">
        <w:rPr>
          <w:rFonts w:ascii="Arial" w:eastAsia="Times New Roman" w:hAnsi="Arial" w:cs="Arial"/>
          <w:sz w:val="20"/>
          <w:szCs w:val="20"/>
        </w:rPr>
        <w:t xml:space="preserve"> Eds. Cameron McCarthy, Heather Greenhalgh-Spencer, and Robert Mejia.  New York: Peter Lang Publishing, Inc., 2011, p. 229-253.</w:t>
      </w:r>
    </w:p>
    <w:p w14:paraId="342AD296" w14:textId="77777777" w:rsidR="00373622" w:rsidRPr="00F50F06" w:rsidRDefault="00373622" w:rsidP="00294AA8">
      <w:pPr>
        <w:pStyle w:val="EndnoteText"/>
        <w:ind w:left="360"/>
        <w:rPr>
          <w:rFonts w:ascii="Arial" w:hAnsi="Arial" w:cs="Arial"/>
        </w:rPr>
      </w:pPr>
    </w:p>
    <w:p w14:paraId="69DD9410" w14:textId="77777777" w:rsidR="00373622" w:rsidRPr="00F50F06" w:rsidRDefault="00373622" w:rsidP="00294AA8">
      <w:pPr>
        <w:pStyle w:val="ListParagraph"/>
        <w:rPr>
          <w:rFonts w:ascii="Arial" w:hAnsi="Arial" w:cs="Arial"/>
        </w:rPr>
      </w:pPr>
    </w:p>
    <w:p w14:paraId="65F4FF0C" w14:textId="1DB497A8" w:rsidR="00067E29" w:rsidRPr="00294AA8" w:rsidRDefault="00373622" w:rsidP="00067E29">
      <w:pPr>
        <w:pStyle w:val="EndnoteText"/>
        <w:numPr>
          <w:ilvl w:val="0"/>
          <w:numId w:val="2"/>
        </w:numPr>
        <w:rPr>
          <w:rFonts w:ascii="Arial" w:hAnsi="Arial" w:cs="Arial"/>
        </w:rPr>
      </w:pPr>
      <w:r w:rsidRPr="00F50F06">
        <w:rPr>
          <w:rFonts w:ascii="Arial" w:hAnsi="Arial" w:cs="Arial"/>
        </w:rPr>
        <w:t>---</w:t>
      </w:r>
      <w:r w:rsidR="00067E29" w:rsidRPr="00294AA8">
        <w:rPr>
          <w:rFonts w:ascii="Arial" w:hAnsi="Arial" w:cs="Arial"/>
        </w:rPr>
        <w:t xml:space="preserve"> (2022). </w:t>
      </w:r>
      <w:r w:rsidR="00F33D17" w:rsidRPr="00F50F06">
        <w:rPr>
          <w:rFonts w:ascii="Arial" w:hAnsi="Arial" w:cs="Arial"/>
        </w:rPr>
        <w:t>‘</w:t>
      </w:r>
      <w:r w:rsidR="00067E29" w:rsidRPr="00294AA8">
        <w:rPr>
          <w:rFonts w:ascii="Arial" w:hAnsi="Arial" w:cs="Arial"/>
        </w:rPr>
        <w:t>On Perspective and Value: Black Urbanism, Black Interiors, and Public Housing Fiction,</w:t>
      </w:r>
      <w:r w:rsidR="00F33D17" w:rsidRPr="00F50F06">
        <w:rPr>
          <w:rFonts w:ascii="Arial" w:hAnsi="Arial" w:cs="Arial"/>
        </w:rPr>
        <w:t>’</w:t>
      </w:r>
      <w:r w:rsidR="00067E29" w:rsidRPr="00294AA8">
        <w:rPr>
          <w:rFonts w:ascii="Arial" w:hAnsi="Arial" w:cs="Arial"/>
        </w:rPr>
        <w:t> </w:t>
      </w:r>
      <w:r w:rsidR="00067E29" w:rsidRPr="00294AA8">
        <w:rPr>
          <w:rFonts w:ascii="Arial" w:hAnsi="Arial" w:cs="Arial"/>
          <w:i/>
          <w:iCs/>
        </w:rPr>
        <w:t>American Literature</w:t>
      </w:r>
      <w:r w:rsidR="00067E29" w:rsidRPr="00294AA8">
        <w:rPr>
          <w:rFonts w:ascii="Arial" w:hAnsi="Arial" w:cs="Arial"/>
        </w:rPr>
        <w:t>, 94, pp. 527-549.</w:t>
      </w:r>
    </w:p>
    <w:p w14:paraId="02E9575D" w14:textId="77777777" w:rsidR="00067E29" w:rsidRPr="00294AA8" w:rsidRDefault="00067E29" w:rsidP="00067E29">
      <w:pPr>
        <w:pStyle w:val="EndnoteText"/>
        <w:rPr>
          <w:rFonts w:ascii="Arial" w:hAnsi="Arial" w:cs="Arial"/>
        </w:rPr>
      </w:pPr>
    </w:p>
    <w:p w14:paraId="4CC942C2" w14:textId="77777777" w:rsidR="00067E29" w:rsidRPr="00F50F06" w:rsidRDefault="00067E29" w:rsidP="00067E29">
      <w:pPr>
        <w:pStyle w:val="EndnoteText"/>
        <w:numPr>
          <w:ilvl w:val="0"/>
          <w:numId w:val="2"/>
        </w:numPr>
        <w:rPr>
          <w:rFonts w:ascii="Arial" w:hAnsi="Arial" w:cs="Arial"/>
        </w:rPr>
      </w:pPr>
      <w:r w:rsidRPr="00294AA8">
        <w:rPr>
          <w:rFonts w:ascii="Arial" w:hAnsi="Arial" w:cs="Arial"/>
        </w:rPr>
        <w:t>Scott, D. (2022). ‘Normalised Alterity: Visualising Black Spatial Humanities’, in </w:t>
      </w:r>
      <w:r w:rsidRPr="00294AA8">
        <w:rPr>
          <w:rFonts w:ascii="Arial" w:hAnsi="Arial" w:cs="Arial"/>
          <w:i/>
          <w:iCs/>
        </w:rPr>
        <w:t>Routledge Handbook of the Digital Environmental Humanities</w:t>
      </w:r>
      <w:r w:rsidRPr="00294AA8">
        <w:rPr>
          <w:rFonts w:ascii="Arial" w:hAnsi="Arial" w:cs="Arial"/>
        </w:rPr>
        <w:t>. 1st edn. Routledge.</w:t>
      </w:r>
    </w:p>
    <w:p w14:paraId="3F107220" w14:textId="77777777" w:rsidR="001C67F5" w:rsidRPr="00F50F06" w:rsidRDefault="001C67F5" w:rsidP="00294AA8">
      <w:pPr>
        <w:pStyle w:val="ListParagraph"/>
        <w:rPr>
          <w:rFonts w:ascii="Arial" w:hAnsi="Arial" w:cs="Arial"/>
        </w:rPr>
      </w:pPr>
    </w:p>
    <w:p w14:paraId="10498AF8" w14:textId="550C962F" w:rsidR="001C67F5" w:rsidRPr="00294AA8" w:rsidRDefault="001C67F5" w:rsidP="001C67F5">
      <w:pPr>
        <w:pStyle w:val="ListParagraph"/>
        <w:numPr>
          <w:ilvl w:val="0"/>
          <w:numId w:val="2"/>
        </w:numPr>
        <w:rPr>
          <w:rFonts w:ascii="Arial" w:hAnsi="Arial" w:cs="Arial"/>
          <w:sz w:val="20"/>
          <w:szCs w:val="20"/>
        </w:rPr>
      </w:pPr>
      <w:r w:rsidRPr="00294AA8">
        <w:rPr>
          <w:rStyle w:val="Strong"/>
          <w:rFonts w:ascii="Arial" w:hAnsi="Arial" w:cs="Arial"/>
          <w:b w:val="0"/>
          <w:bCs w:val="0"/>
          <w:sz w:val="20"/>
          <w:szCs w:val="20"/>
        </w:rPr>
        <w:t>Shah, S.N</w:t>
      </w:r>
      <w:r w:rsidRPr="00294AA8">
        <w:rPr>
          <w:rStyle w:val="Strong"/>
          <w:rFonts w:ascii="Arial" w:hAnsi="Arial" w:cs="Arial"/>
          <w:sz w:val="20"/>
          <w:szCs w:val="20"/>
        </w:rPr>
        <w:t>.,</w:t>
      </w:r>
      <w:r w:rsidRPr="00294AA8">
        <w:rPr>
          <w:rFonts w:ascii="Arial" w:hAnsi="Arial" w:cs="Arial"/>
          <w:sz w:val="20"/>
          <w:szCs w:val="20"/>
        </w:rPr>
        <w:t xml:space="preserve"> Fossa A, Steiner AS</w:t>
      </w:r>
      <w:r w:rsidRPr="00294AA8">
        <w:rPr>
          <w:sz w:val="20"/>
          <w:szCs w:val="20"/>
        </w:rPr>
        <w:t xml:space="preserve">, et al. </w:t>
      </w:r>
      <w:r w:rsidRPr="00294AA8">
        <w:rPr>
          <w:rStyle w:val="Strong"/>
          <w:rFonts w:ascii="Arial" w:hAnsi="Arial" w:cs="Arial"/>
          <w:b w:val="0"/>
          <w:bCs w:val="0"/>
          <w:sz w:val="20"/>
          <w:szCs w:val="20"/>
        </w:rPr>
        <w:t>(2018)</w:t>
      </w:r>
      <w:r w:rsidRPr="00294AA8">
        <w:rPr>
          <w:rFonts w:ascii="Arial" w:hAnsi="Arial" w:cs="Arial"/>
          <w:sz w:val="20"/>
          <w:szCs w:val="20"/>
        </w:rPr>
        <w:t xml:space="preserve"> ‘Housing </w:t>
      </w:r>
      <w:r w:rsidR="00F50F06" w:rsidRPr="00294AA8">
        <w:rPr>
          <w:rFonts w:ascii="Arial" w:hAnsi="Arial" w:cs="Arial"/>
          <w:sz w:val="20"/>
          <w:szCs w:val="20"/>
        </w:rPr>
        <w:t>Q</w:t>
      </w:r>
      <w:r w:rsidRPr="00294AA8">
        <w:rPr>
          <w:rFonts w:ascii="Arial" w:hAnsi="Arial" w:cs="Arial"/>
          <w:sz w:val="20"/>
          <w:szCs w:val="20"/>
        </w:rPr>
        <w:t xml:space="preserve">uality and </w:t>
      </w:r>
      <w:r w:rsidR="00F50F06" w:rsidRPr="00294AA8">
        <w:rPr>
          <w:rFonts w:ascii="Arial" w:hAnsi="Arial" w:cs="Arial"/>
          <w:sz w:val="20"/>
          <w:szCs w:val="20"/>
        </w:rPr>
        <w:t>M</w:t>
      </w:r>
      <w:r w:rsidRPr="00294AA8">
        <w:rPr>
          <w:rFonts w:ascii="Arial" w:hAnsi="Arial" w:cs="Arial"/>
          <w:sz w:val="20"/>
          <w:szCs w:val="20"/>
        </w:rPr>
        <w:t xml:space="preserve">ental </w:t>
      </w:r>
      <w:r w:rsidR="00F50F06" w:rsidRPr="00294AA8">
        <w:rPr>
          <w:rFonts w:ascii="Arial" w:hAnsi="Arial" w:cs="Arial"/>
          <w:sz w:val="20"/>
          <w:szCs w:val="20"/>
        </w:rPr>
        <w:t>H</w:t>
      </w:r>
      <w:r w:rsidRPr="00294AA8">
        <w:rPr>
          <w:rFonts w:ascii="Arial" w:hAnsi="Arial" w:cs="Arial"/>
          <w:sz w:val="20"/>
          <w:szCs w:val="20"/>
        </w:rPr>
        <w:t xml:space="preserve">ealth: the </w:t>
      </w:r>
      <w:r w:rsidR="00F50F06" w:rsidRPr="00294AA8">
        <w:rPr>
          <w:rFonts w:ascii="Arial" w:hAnsi="Arial" w:cs="Arial"/>
          <w:sz w:val="20"/>
          <w:szCs w:val="20"/>
        </w:rPr>
        <w:t>A</w:t>
      </w:r>
      <w:r w:rsidRPr="00294AA8">
        <w:rPr>
          <w:rFonts w:ascii="Arial" w:hAnsi="Arial" w:cs="Arial"/>
          <w:sz w:val="20"/>
          <w:szCs w:val="20"/>
        </w:rPr>
        <w:t xml:space="preserve">ssociation between </w:t>
      </w:r>
      <w:r w:rsidR="00F50F06" w:rsidRPr="00294AA8">
        <w:rPr>
          <w:rFonts w:ascii="Arial" w:hAnsi="Arial" w:cs="Arial"/>
          <w:sz w:val="20"/>
          <w:szCs w:val="20"/>
        </w:rPr>
        <w:t>P</w:t>
      </w:r>
      <w:r w:rsidRPr="00294AA8">
        <w:rPr>
          <w:rFonts w:ascii="Arial" w:hAnsi="Arial" w:cs="Arial"/>
          <w:sz w:val="20"/>
          <w:szCs w:val="20"/>
        </w:rPr>
        <w:t xml:space="preserve">est </w:t>
      </w:r>
      <w:r w:rsidR="00F50F06" w:rsidRPr="00294AA8">
        <w:rPr>
          <w:rFonts w:ascii="Arial" w:hAnsi="Arial" w:cs="Arial"/>
          <w:sz w:val="20"/>
          <w:szCs w:val="20"/>
        </w:rPr>
        <w:t>I</w:t>
      </w:r>
      <w:r w:rsidRPr="00294AA8">
        <w:rPr>
          <w:rFonts w:ascii="Arial" w:hAnsi="Arial" w:cs="Arial"/>
          <w:sz w:val="20"/>
          <w:szCs w:val="20"/>
        </w:rPr>
        <w:t xml:space="preserve">nfestation and </w:t>
      </w:r>
      <w:r w:rsidR="00F50F06" w:rsidRPr="00294AA8">
        <w:rPr>
          <w:rFonts w:ascii="Arial" w:hAnsi="Arial" w:cs="Arial"/>
          <w:sz w:val="20"/>
          <w:szCs w:val="20"/>
        </w:rPr>
        <w:t>D</w:t>
      </w:r>
      <w:r w:rsidRPr="00294AA8">
        <w:rPr>
          <w:rFonts w:ascii="Arial" w:hAnsi="Arial" w:cs="Arial"/>
          <w:sz w:val="20"/>
          <w:szCs w:val="20"/>
        </w:rPr>
        <w:t xml:space="preserve">epressive </w:t>
      </w:r>
      <w:r w:rsidR="00F50F06" w:rsidRPr="00294AA8">
        <w:rPr>
          <w:rFonts w:ascii="Arial" w:hAnsi="Arial" w:cs="Arial"/>
          <w:sz w:val="20"/>
          <w:szCs w:val="20"/>
        </w:rPr>
        <w:t>S</w:t>
      </w:r>
      <w:r w:rsidRPr="00294AA8">
        <w:rPr>
          <w:rFonts w:ascii="Arial" w:hAnsi="Arial" w:cs="Arial"/>
          <w:sz w:val="20"/>
          <w:szCs w:val="20"/>
        </w:rPr>
        <w:t xml:space="preserve">ymptoms among </w:t>
      </w:r>
      <w:r w:rsidR="00F50F06" w:rsidRPr="00294AA8">
        <w:rPr>
          <w:rFonts w:ascii="Arial" w:hAnsi="Arial" w:cs="Arial"/>
          <w:sz w:val="20"/>
          <w:szCs w:val="20"/>
        </w:rPr>
        <w:t>P</w:t>
      </w:r>
      <w:r w:rsidRPr="00294AA8">
        <w:rPr>
          <w:rFonts w:ascii="Arial" w:hAnsi="Arial" w:cs="Arial"/>
          <w:sz w:val="20"/>
          <w:szCs w:val="20"/>
        </w:rPr>
        <w:t xml:space="preserve">ublic </w:t>
      </w:r>
      <w:r w:rsidR="00F50F06" w:rsidRPr="00294AA8">
        <w:rPr>
          <w:rFonts w:ascii="Arial" w:hAnsi="Arial" w:cs="Arial"/>
          <w:sz w:val="20"/>
          <w:szCs w:val="20"/>
        </w:rPr>
        <w:t>H</w:t>
      </w:r>
      <w:r w:rsidRPr="00294AA8">
        <w:rPr>
          <w:rFonts w:ascii="Arial" w:hAnsi="Arial" w:cs="Arial"/>
          <w:sz w:val="20"/>
          <w:szCs w:val="20"/>
        </w:rPr>
        <w:t xml:space="preserve">ousing </w:t>
      </w:r>
      <w:r w:rsidR="00F50F06" w:rsidRPr="00294AA8">
        <w:rPr>
          <w:rFonts w:ascii="Arial" w:hAnsi="Arial" w:cs="Arial"/>
          <w:sz w:val="20"/>
          <w:szCs w:val="20"/>
        </w:rPr>
        <w:t>R</w:t>
      </w:r>
      <w:r w:rsidRPr="00294AA8">
        <w:rPr>
          <w:rFonts w:ascii="Arial" w:hAnsi="Arial" w:cs="Arial"/>
          <w:sz w:val="20"/>
          <w:szCs w:val="20"/>
        </w:rPr>
        <w:t xml:space="preserve">esidents’, </w:t>
      </w:r>
      <w:r w:rsidRPr="00294AA8">
        <w:rPr>
          <w:rStyle w:val="Emphasis"/>
          <w:rFonts w:ascii="Arial" w:hAnsi="Arial" w:cs="Arial"/>
          <w:sz w:val="20"/>
          <w:szCs w:val="20"/>
        </w:rPr>
        <w:t>Journal of Urban Health</w:t>
      </w:r>
      <w:r w:rsidRPr="00294AA8">
        <w:rPr>
          <w:rFonts w:ascii="Arial" w:hAnsi="Arial" w:cs="Arial"/>
          <w:sz w:val="20"/>
          <w:szCs w:val="20"/>
        </w:rPr>
        <w:t xml:space="preserve">, </w:t>
      </w:r>
      <w:r w:rsidRPr="00294AA8">
        <w:rPr>
          <w:rStyle w:val="Strong"/>
          <w:rFonts w:ascii="Arial" w:hAnsi="Arial" w:cs="Arial"/>
          <w:b w:val="0"/>
          <w:bCs w:val="0"/>
          <w:sz w:val="20"/>
          <w:szCs w:val="20"/>
        </w:rPr>
        <w:t>95</w:t>
      </w:r>
      <w:r w:rsidRPr="00294AA8">
        <w:rPr>
          <w:rFonts w:ascii="Arial" w:hAnsi="Arial" w:cs="Arial"/>
          <w:b/>
          <w:bCs/>
          <w:sz w:val="20"/>
          <w:szCs w:val="20"/>
        </w:rPr>
        <w:t>(</w:t>
      </w:r>
      <w:r w:rsidRPr="00294AA8">
        <w:rPr>
          <w:rFonts w:ascii="Arial" w:hAnsi="Arial" w:cs="Arial"/>
          <w:sz w:val="20"/>
          <w:szCs w:val="20"/>
        </w:rPr>
        <w:t xml:space="preserve">5), pp. 691–702. </w:t>
      </w:r>
      <w:hyperlink r:id="rId9" w:history="1">
        <w:r w:rsidRPr="00294AA8">
          <w:rPr>
            <w:rStyle w:val="Hyperlink"/>
            <w:rFonts w:ascii="Arial" w:hAnsi="Arial" w:cs="Arial"/>
            <w:sz w:val="20"/>
            <w:szCs w:val="20"/>
          </w:rPr>
          <w:t>https://doi.org/10.1007/s11524-018-0298-7</w:t>
        </w:r>
      </w:hyperlink>
    </w:p>
    <w:p w14:paraId="2D1CA5C6" w14:textId="77777777" w:rsidR="001C67F5" w:rsidRPr="00294AA8" w:rsidRDefault="001C67F5" w:rsidP="00294AA8">
      <w:pPr>
        <w:pStyle w:val="EndnoteText"/>
        <w:ind w:left="720"/>
        <w:rPr>
          <w:rFonts w:ascii="Arial" w:hAnsi="Arial" w:cs="Arial"/>
        </w:rPr>
      </w:pPr>
    </w:p>
    <w:p w14:paraId="6012DA41" w14:textId="77777777" w:rsidR="00067E29" w:rsidRPr="00294AA8" w:rsidRDefault="00067E29" w:rsidP="00067E29">
      <w:pPr>
        <w:pStyle w:val="EndnoteText"/>
        <w:rPr>
          <w:rFonts w:ascii="Arial" w:hAnsi="Arial" w:cs="Arial"/>
        </w:rPr>
      </w:pPr>
    </w:p>
    <w:p w14:paraId="4E4BCEEC" w14:textId="4AFA6796" w:rsidR="00067E29" w:rsidRPr="00F50F06" w:rsidRDefault="00067E29" w:rsidP="00067E29">
      <w:pPr>
        <w:pStyle w:val="EndnoteText"/>
        <w:numPr>
          <w:ilvl w:val="0"/>
          <w:numId w:val="2"/>
        </w:numPr>
        <w:rPr>
          <w:rFonts w:ascii="Arial" w:hAnsi="Arial" w:cs="Arial"/>
        </w:rPr>
      </w:pPr>
      <w:r w:rsidRPr="00294AA8">
        <w:rPr>
          <w:rFonts w:ascii="Arial" w:hAnsi="Arial" w:cs="Arial"/>
        </w:rPr>
        <w:t xml:space="preserve">Shannon, J., Hankins, K.B., Shelton, T., Bosse, A.J., Scott, D., Block, D., Fischer, H., Eaves, L.E., Jung, J.-K., Robinson, J., Solís, P., Pearsall, H., Rees, A. and Nicolas, A. (2021).‘Community </w:t>
      </w:r>
      <w:r w:rsidR="00F50F06">
        <w:rPr>
          <w:rFonts w:ascii="Arial" w:hAnsi="Arial" w:cs="Arial"/>
        </w:rPr>
        <w:t>G</w:t>
      </w:r>
      <w:r w:rsidRPr="00294AA8">
        <w:rPr>
          <w:rFonts w:ascii="Arial" w:hAnsi="Arial" w:cs="Arial"/>
        </w:rPr>
        <w:t xml:space="preserve">eography: Toward a </w:t>
      </w:r>
      <w:r w:rsidR="00F50F06">
        <w:rPr>
          <w:rFonts w:ascii="Arial" w:hAnsi="Arial" w:cs="Arial"/>
        </w:rPr>
        <w:t>D</w:t>
      </w:r>
      <w:r w:rsidRPr="00294AA8">
        <w:rPr>
          <w:rFonts w:ascii="Arial" w:hAnsi="Arial" w:cs="Arial"/>
        </w:rPr>
        <w:t xml:space="preserve">isciplinary </w:t>
      </w:r>
      <w:r w:rsidR="00F50F06">
        <w:rPr>
          <w:rFonts w:ascii="Arial" w:hAnsi="Arial" w:cs="Arial"/>
        </w:rPr>
        <w:t>F</w:t>
      </w:r>
      <w:r w:rsidRPr="00294AA8">
        <w:rPr>
          <w:rFonts w:ascii="Arial" w:hAnsi="Arial" w:cs="Arial"/>
        </w:rPr>
        <w:t>ramework’, </w:t>
      </w:r>
      <w:r w:rsidRPr="00294AA8">
        <w:rPr>
          <w:rFonts w:ascii="Arial" w:hAnsi="Arial" w:cs="Arial"/>
          <w:i/>
          <w:iCs/>
        </w:rPr>
        <w:t>Progress in Human Geography</w:t>
      </w:r>
      <w:r w:rsidRPr="00294AA8">
        <w:rPr>
          <w:rFonts w:ascii="Arial" w:hAnsi="Arial" w:cs="Arial"/>
        </w:rPr>
        <w:t xml:space="preserve">, 45(5), pp. 1147-1168. Available at: </w:t>
      </w:r>
      <w:hyperlink r:id="rId10" w:history="1">
        <w:r w:rsidR="00373622" w:rsidRPr="00294AA8">
          <w:rPr>
            <w:rStyle w:val="Hyperlink"/>
            <w:rFonts w:ascii="Arial" w:hAnsi="Arial" w:cs="Arial"/>
          </w:rPr>
          <w:t>https://doi.org/10.1177/0309132520961468</w:t>
        </w:r>
      </w:hyperlink>
      <w:r w:rsidRPr="00294AA8">
        <w:rPr>
          <w:rFonts w:ascii="Arial" w:hAnsi="Arial" w:cs="Arial"/>
        </w:rPr>
        <w:t>.</w:t>
      </w:r>
    </w:p>
    <w:p w14:paraId="46A591B5" w14:textId="77777777" w:rsidR="00373622" w:rsidRPr="00F50F06" w:rsidRDefault="00373622" w:rsidP="00294AA8">
      <w:pPr>
        <w:pStyle w:val="ListParagraph"/>
        <w:rPr>
          <w:rFonts w:ascii="Arial" w:hAnsi="Arial" w:cs="Arial"/>
        </w:rPr>
      </w:pPr>
    </w:p>
    <w:p w14:paraId="5EFCA570" w14:textId="19D02305" w:rsidR="00373622" w:rsidRPr="00F50F06" w:rsidRDefault="00373622" w:rsidP="00373622">
      <w:pPr>
        <w:pStyle w:val="ListParagraph"/>
        <w:numPr>
          <w:ilvl w:val="0"/>
          <w:numId w:val="2"/>
        </w:numPr>
        <w:autoSpaceDE w:val="0"/>
        <w:autoSpaceDN w:val="0"/>
        <w:adjustRightInd w:val="0"/>
        <w:rPr>
          <w:rFonts w:ascii="Arial" w:hAnsi="Arial" w:cs="Arial"/>
          <w:kern w:val="0"/>
          <w:sz w:val="20"/>
          <w:szCs w:val="20"/>
        </w:rPr>
      </w:pPr>
      <w:r w:rsidRPr="00F50F06">
        <w:rPr>
          <w:rFonts w:ascii="Arial" w:hAnsi="Arial" w:cs="Arial"/>
          <w:kern w:val="0"/>
          <w:sz w:val="20"/>
          <w:szCs w:val="20"/>
        </w:rPr>
        <w:t xml:space="preserve">Sparke, M. (1998) ‘A </w:t>
      </w:r>
      <w:r w:rsidR="00F50F06">
        <w:rPr>
          <w:rFonts w:ascii="Arial" w:hAnsi="Arial" w:cs="Arial"/>
          <w:kern w:val="0"/>
          <w:sz w:val="20"/>
          <w:szCs w:val="20"/>
        </w:rPr>
        <w:t>M</w:t>
      </w:r>
      <w:r w:rsidRPr="00F50F06">
        <w:rPr>
          <w:rFonts w:ascii="Arial" w:hAnsi="Arial" w:cs="Arial"/>
          <w:kern w:val="0"/>
          <w:sz w:val="20"/>
          <w:szCs w:val="20"/>
        </w:rPr>
        <w:t xml:space="preserve">ap that </w:t>
      </w:r>
      <w:r w:rsidR="00F50F06">
        <w:rPr>
          <w:rFonts w:ascii="Arial" w:hAnsi="Arial" w:cs="Arial"/>
          <w:kern w:val="0"/>
          <w:sz w:val="20"/>
          <w:szCs w:val="20"/>
        </w:rPr>
        <w:t>R</w:t>
      </w:r>
      <w:r w:rsidRPr="00F50F06">
        <w:rPr>
          <w:rFonts w:ascii="Arial" w:hAnsi="Arial" w:cs="Arial"/>
          <w:kern w:val="0"/>
          <w:sz w:val="20"/>
          <w:szCs w:val="20"/>
        </w:rPr>
        <w:t xml:space="preserve">oared and an </w:t>
      </w:r>
      <w:r w:rsidR="00F50F06">
        <w:rPr>
          <w:rFonts w:ascii="Arial" w:hAnsi="Arial" w:cs="Arial"/>
          <w:kern w:val="0"/>
          <w:sz w:val="20"/>
          <w:szCs w:val="20"/>
        </w:rPr>
        <w:t>O</w:t>
      </w:r>
      <w:r w:rsidRPr="00F50F06">
        <w:rPr>
          <w:rFonts w:ascii="Arial" w:hAnsi="Arial" w:cs="Arial"/>
          <w:kern w:val="0"/>
          <w:sz w:val="20"/>
          <w:szCs w:val="20"/>
        </w:rPr>
        <w:t xml:space="preserve">riginal </w:t>
      </w:r>
      <w:r w:rsidR="00F50F06">
        <w:rPr>
          <w:rFonts w:ascii="Arial" w:hAnsi="Arial" w:cs="Arial"/>
          <w:kern w:val="0"/>
          <w:sz w:val="20"/>
          <w:szCs w:val="20"/>
        </w:rPr>
        <w:t>A</w:t>
      </w:r>
      <w:r w:rsidRPr="00F50F06">
        <w:rPr>
          <w:rFonts w:ascii="Arial" w:hAnsi="Arial" w:cs="Arial"/>
          <w:kern w:val="0"/>
          <w:sz w:val="20"/>
          <w:szCs w:val="20"/>
        </w:rPr>
        <w:t xml:space="preserve">tlas: Canada, </w:t>
      </w:r>
      <w:r w:rsidR="00F50F06">
        <w:rPr>
          <w:rFonts w:ascii="Arial" w:hAnsi="Arial" w:cs="Arial"/>
          <w:kern w:val="0"/>
          <w:sz w:val="20"/>
          <w:szCs w:val="20"/>
        </w:rPr>
        <w:t>C</w:t>
      </w:r>
      <w:r w:rsidRPr="00F50F06">
        <w:rPr>
          <w:rFonts w:ascii="Arial" w:hAnsi="Arial" w:cs="Arial"/>
          <w:kern w:val="0"/>
          <w:sz w:val="20"/>
          <w:szCs w:val="20"/>
        </w:rPr>
        <w:t>artography, and the</w:t>
      </w:r>
    </w:p>
    <w:p w14:paraId="117E85A5" w14:textId="707C0CBA" w:rsidR="00373622" w:rsidRPr="00294AA8" w:rsidRDefault="00F50F06" w:rsidP="00294AA8">
      <w:pPr>
        <w:ind w:left="360" w:firstLine="360"/>
        <w:rPr>
          <w:rFonts w:ascii="Arial" w:hAnsi="Arial" w:cs="Arial"/>
          <w:kern w:val="0"/>
          <w:sz w:val="20"/>
          <w:szCs w:val="20"/>
        </w:rPr>
      </w:pPr>
      <w:r>
        <w:rPr>
          <w:rFonts w:ascii="Arial" w:hAnsi="Arial" w:cs="Arial"/>
          <w:kern w:val="0"/>
          <w:sz w:val="20"/>
          <w:szCs w:val="20"/>
        </w:rPr>
        <w:t>N</w:t>
      </w:r>
      <w:r w:rsidR="00373622" w:rsidRPr="00294AA8">
        <w:rPr>
          <w:rFonts w:ascii="Arial" w:hAnsi="Arial" w:cs="Arial"/>
          <w:kern w:val="0"/>
          <w:sz w:val="20"/>
          <w:szCs w:val="20"/>
        </w:rPr>
        <w:t xml:space="preserve">arration of </w:t>
      </w:r>
      <w:r>
        <w:rPr>
          <w:rFonts w:ascii="Arial" w:hAnsi="Arial" w:cs="Arial"/>
          <w:kern w:val="0"/>
          <w:sz w:val="20"/>
          <w:szCs w:val="20"/>
        </w:rPr>
        <w:t>N</w:t>
      </w:r>
      <w:r w:rsidR="00373622" w:rsidRPr="00294AA8">
        <w:rPr>
          <w:rFonts w:ascii="Arial" w:hAnsi="Arial" w:cs="Arial"/>
          <w:kern w:val="0"/>
          <w:sz w:val="20"/>
          <w:szCs w:val="20"/>
        </w:rPr>
        <w:t xml:space="preserve">ation.’ </w:t>
      </w:r>
      <w:r w:rsidR="00373622" w:rsidRPr="00294AA8">
        <w:rPr>
          <w:rFonts w:ascii="Arial" w:hAnsi="Arial" w:cs="Arial"/>
          <w:i/>
          <w:iCs/>
          <w:kern w:val="0"/>
          <w:sz w:val="20"/>
          <w:szCs w:val="20"/>
        </w:rPr>
        <w:t>Annals of the Association of American Geography</w:t>
      </w:r>
      <w:r w:rsidR="00373622" w:rsidRPr="00294AA8">
        <w:rPr>
          <w:rFonts w:ascii="Arial" w:hAnsi="Arial" w:cs="Arial"/>
          <w:kern w:val="0"/>
          <w:sz w:val="20"/>
          <w:szCs w:val="20"/>
        </w:rPr>
        <w:t xml:space="preserve"> 88(3):463–495.</w:t>
      </w:r>
    </w:p>
    <w:p w14:paraId="4D4E0F5F" w14:textId="77777777" w:rsidR="00067E29" w:rsidRPr="00294AA8" w:rsidRDefault="00067E29" w:rsidP="00067E29">
      <w:pPr>
        <w:pStyle w:val="EndnoteText"/>
        <w:ind w:left="720"/>
        <w:rPr>
          <w:rFonts w:ascii="Arial" w:hAnsi="Arial" w:cs="Arial"/>
        </w:rPr>
      </w:pPr>
    </w:p>
    <w:p w14:paraId="46B08EF8" w14:textId="77777777" w:rsidR="00067E29" w:rsidRPr="00294AA8" w:rsidRDefault="00067E29" w:rsidP="00067E29">
      <w:pPr>
        <w:pStyle w:val="EndnoteText"/>
        <w:numPr>
          <w:ilvl w:val="0"/>
          <w:numId w:val="2"/>
        </w:numPr>
        <w:rPr>
          <w:rFonts w:ascii="Arial" w:hAnsi="Arial" w:cs="Arial"/>
        </w:rPr>
      </w:pPr>
      <w:r w:rsidRPr="00294AA8">
        <w:rPr>
          <w:rFonts w:ascii="Arial" w:hAnsi="Arial" w:cs="Arial"/>
        </w:rPr>
        <w:t>Vale, L.J. (2013). </w:t>
      </w:r>
      <w:r w:rsidRPr="00294AA8">
        <w:rPr>
          <w:rFonts w:ascii="Arial" w:hAnsi="Arial" w:cs="Arial"/>
          <w:i/>
          <w:iCs/>
        </w:rPr>
        <w:t>Purging the Poorest: Public Housing and the Design Politics of Twice-Cleared Communities</w:t>
      </w:r>
      <w:r w:rsidRPr="00294AA8">
        <w:rPr>
          <w:rFonts w:ascii="Arial" w:hAnsi="Arial" w:cs="Arial"/>
        </w:rPr>
        <w:t>. Chicago: University of Chicago Press.</w:t>
      </w:r>
    </w:p>
    <w:p w14:paraId="7E69A9AA" w14:textId="77777777" w:rsidR="00067E29" w:rsidRPr="00294AA8" w:rsidRDefault="00067E29" w:rsidP="00067E29">
      <w:pPr>
        <w:pStyle w:val="EndnoteText"/>
        <w:rPr>
          <w:rFonts w:ascii="Arial" w:hAnsi="Arial" w:cs="Arial"/>
        </w:rPr>
      </w:pPr>
    </w:p>
    <w:p w14:paraId="369EDC57" w14:textId="77777777" w:rsidR="00067E29" w:rsidRPr="00F50F06" w:rsidRDefault="00067E29" w:rsidP="00067E29">
      <w:pPr>
        <w:pStyle w:val="EndnoteText"/>
        <w:numPr>
          <w:ilvl w:val="0"/>
          <w:numId w:val="2"/>
        </w:numPr>
        <w:rPr>
          <w:rFonts w:ascii="Arial" w:hAnsi="Arial" w:cs="Arial"/>
        </w:rPr>
      </w:pPr>
      <w:r w:rsidRPr="00294AA8">
        <w:rPr>
          <w:rFonts w:ascii="Arial" w:hAnsi="Arial" w:cs="Arial"/>
        </w:rPr>
        <w:t>Venkatesh, S.A. (2000). </w:t>
      </w:r>
      <w:r w:rsidRPr="00294AA8">
        <w:rPr>
          <w:rFonts w:ascii="Arial" w:hAnsi="Arial" w:cs="Arial"/>
          <w:i/>
          <w:iCs/>
        </w:rPr>
        <w:t>American Project: The Rise and Fall of a Modern Ghetto</w:t>
      </w:r>
      <w:r w:rsidRPr="00294AA8">
        <w:rPr>
          <w:rFonts w:ascii="Arial" w:hAnsi="Arial" w:cs="Arial"/>
        </w:rPr>
        <w:t>. Cambridge, MA: Harvard University.</w:t>
      </w:r>
    </w:p>
    <w:p w14:paraId="58CD254D" w14:textId="77777777" w:rsidR="00373622" w:rsidRPr="00F50F06" w:rsidRDefault="00373622" w:rsidP="00294AA8">
      <w:pPr>
        <w:pStyle w:val="ListParagraph"/>
        <w:rPr>
          <w:rFonts w:ascii="Arial" w:hAnsi="Arial" w:cs="Arial"/>
        </w:rPr>
      </w:pPr>
    </w:p>
    <w:p w14:paraId="739A07DF" w14:textId="10EE669A" w:rsidR="00373622" w:rsidRPr="00294AA8" w:rsidRDefault="00373622" w:rsidP="00373622">
      <w:pPr>
        <w:pStyle w:val="ListParagraph"/>
        <w:numPr>
          <w:ilvl w:val="0"/>
          <w:numId w:val="2"/>
        </w:numPr>
        <w:rPr>
          <w:rFonts w:ascii="Arial" w:hAnsi="Arial" w:cs="Arial"/>
          <w:sz w:val="20"/>
          <w:szCs w:val="20"/>
        </w:rPr>
      </w:pPr>
      <w:r w:rsidRPr="00294AA8">
        <w:rPr>
          <w:rFonts w:ascii="Arial" w:hAnsi="Arial" w:cs="Arial"/>
          <w:sz w:val="20"/>
          <w:szCs w:val="20"/>
        </w:rPr>
        <w:t xml:space="preserve">Winston, C. (2021) ‘Maroon Geographies’, </w:t>
      </w:r>
      <w:r w:rsidRPr="00294AA8">
        <w:rPr>
          <w:rFonts w:ascii="Arial" w:hAnsi="Arial" w:cs="Arial"/>
          <w:i/>
          <w:iCs/>
          <w:sz w:val="20"/>
          <w:szCs w:val="20"/>
        </w:rPr>
        <w:t>Annals of the American Association of Geographers</w:t>
      </w:r>
      <w:r w:rsidRPr="00294AA8">
        <w:rPr>
          <w:rFonts w:ascii="Arial" w:hAnsi="Arial" w:cs="Arial"/>
          <w:sz w:val="20"/>
          <w:szCs w:val="20"/>
        </w:rPr>
        <w:t>, 111(7), pp. 2185–2199. doi: 10.1080/24694452.2021.1894087.</w:t>
      </w:r>
    </w:p>
    <w:p w14:paraId="1E7CC844" w14:textId="77777777" w:rsidR="00373622" w:rsidRPr="00294AA8" w:rsidRDefault="00373622" w:rsidP="00294AA8">
      <w:pPr>
        <w:pStyle w:val="ListParagraph"/>
        <w:rPr>
          <w:rFonts w:ascii="Arial" w:hAnsi="Arial" w:cs="Arial"/>
          <w:sz w:val="20"/>
          <w:szCs w:val="20"/>
        </w:rPr>
      </w:pPr>
    </w:p>
    <w:p w14:paraId="0F1DBC7F" w14:textId="77777777" w:rsidR="00373622" w:rsidRPr="00F50F06" w:rsidRDefault="00373622" w:rsidP="00373622">
      <w:pPr>
        <w:pStyle w:val="ListParagraph"/>
        <w:numPr>
          <w:ilvl w:val="0"/>
          <w:numId w:val="2"/>
        </w:numPr>
        <w:rPr>
          <w:rFonts w:ascii="Arial" w:hAnsi="Arial" w:cs="Arial"/>
          <w:sz w:val="20"/>
          <w:szCs w:val="20"/>
        </w:rPr>
      </w:pPr>
      <w:r w:rsidRPr="00294AA8">
        <w:rPr>
          <w:rFonts w:ascii="Arial" w:hAnsi="Arial" w:cs="Arial"/>
          <w:sz w:val="20"/>
          <w:szCs w:val="20"/>
        </w:rPr>
        <w:t xml:space="preserve">Wolfe, T. (2022) </w:t>
      </w:r>
      <w:r w:rsidRPr="00294AA8">
        <w:rPr>
          <w:rStyle w:val="Emphasis"/>
          <w:rFonts w:ascii="Arial" w:hAnsi="Arial" w:cs="Arial"/>
          <w:sz w:val="20"/>
          <w:szCs w:val="20"/>
        </w:rPr>
        <w:t>Last Summer on State Street: A Novel</w:t>
      </w:r>
      <w:r w:rsidRPr="00294AA8">
        <w:rPr>
          <w:rFonts w:ascii="Arial" w:hAnsi="Arial" w:cs="Arial"/>
          <w:sz w:val="20"/>
          <w:szCs w:val="20"/>
        </w:rPr>
        <w:t>. New York, NY: William Morrow.</w:t>
      </w:r>
    </w:p>
    <w:p w14:paraId="4BBD982F" w14:textId="77777777" w:rsidR="00FD5060" w:rsidRPr="00294AA8" w:rsidRDefault="00FD5060" w:rsidP="00294AA8">
      <w:pPr>
        <w:rPr>
          <w:rFonts w:ascii="Arial" w:hAnsi="Arial" w:cs="Arial"/>
          <w:sz w:val="20"/>
          <w:szCs w:val="20"/>
        </w:rPr>
      </w:pPr>
    </w:p>
    <w:p w14:paraId="0ACBB58E" w14:textId="0A0900DF" w:rsidR="00373622" w:rsidRPr="00294AA8" w:rsidRDefault="00373622" w:rsidP="00373622">
      <w:pPr>
        <w:pStyle w:val="ListParagraph"/>
        <w:numPr>
          <w:ilvl w:val="0"/>
          <w:numId w:val="2"/>
        </w:numPr>
        <w:rPr>
          <w:rFonts w:ascii="Arial" w:hAnsi="Arial" w:cs="Arial"/>
          <w:sz w:val="20"/>
          <w:szCs w:val="20"/>
        </w:rPr>
      </w:pPr>
      <w:r w:rsidRPr="00294AA8">
        <w:rPr>
          <w:rFonts w:ascii="Arial" w:hAnsi="Arial" w:cs="Arial"/>
          <w:sz w:val="20"/>
          <w:szCs w:val="20"/>
        </w:rPr>
        <w:t xml:space="preserve">Wynter, S. (1971) ‘Novel and </w:t>
      </w:r>
      <w:r w:rsidR="00F50F06">
        <w:rPr>
          <w:rFonts w:ascii="Arial" w:hAnsi="Arial" w:cs="Arial"/>
          <w:sz w:val="20"/>
          <w:szCs w:val="20"/>
        </w:rPr>
        <w:t>H</w:t>
      </w:r>
      <w:r w:rsidRPr="00294AA8">
        <w:rPr>
          <w:rFonts w:ascii="Arial" w:hAnsi="Arial" w:cs="Arial"/>
          <w:sz w:val="20"/>
          <w:szCs w:val="20"/>
        </w:rPr>
        <w:t xml:space="preserve">istory, </w:t>
      </w:r>
      <w:r w:rsidR="00F50F06">
        <w:rPr>
          <w:rFonts w:ascii="Arial" w:hAnsi="Arial" w:cs="Arial"/>
          <w:sz w:val="20"/>
          <w:szCs w:val="20"/>
        </w:rPr>
        <w:t>P</w:t>
      </w:r>
      <w:r w:rsidRPr="00294AA8">
        <w:rPr>
          <w:rFonts w:ascii="Arial" w:hAnsi="Arial" w:cs="Arial"/>
          <w:sz w:val="20"/>
          <w:szCs w:val="20"/>
        </w:rPr>
        <w:t xml:space="preserve">lot and </w:t>
      </w:r>
      <w:r w:rsidR="00F50F06">
        <w:rPr>
          <w:rFonts w:ascii="Arial" w:hAnsi="Arial" w:cs="Arial"/>
          <w:sz w:val="20"/>
          <w:szCs w:val="20"/>
        </w:rPr>
        <w:t>P</w:t>
      </w:r>
      <w:r w:rsidRPr="00294AA8">
        <w:rPr>
          <w:rFonts w:ascii="Arial" w:hAnsi="Arial" w:cs="Arial"/>
          <w:sz w:val="20"/>
          <w:szCs w:val="20"/>
        </w:rPr>
        <w:t xml:space="preserve">lantation’, </w:t>
      </w:r>
      <w:r w:rsidRPr="00294AA8">
        <w:rPr>
          <w:rStyle w:val="Emphasis"/>
          <w:rFonts w:ascii="Arial" w:hAnsi="Arial" w:cs="Arial"/>
          <w:sz w:val="20"/>
          <w:szCs w:val="20"/>
        </w:rPr>
        <w:t>Savacou</w:t>
      </w:r>
      <w:r w:rsidRPr="00294AA8">
        <w:rPr>
          <w:rFonts w:ascii="Arial" w:hAnsi="Arial" w:cs="Arial"/>
          <w:sz w:val="20"/>
          <w:szCs w:val="20"/>
        </w:rPr>
        <w:t>, 5, pp. 95–102.</w:t>
      </w:r>
    </w:p>
    <w:p w14:paraId="3F4D95E8" w14:textId="77777777" w:rsidR="00373622" w:rsidRPr="00294AA8" w:rsidRDefault="00373622" w:rsidP="00294AA8">
      <w:pPr>
        <w:rPr>
          <w:sz w:val="20"/>
          <w:szCs w:val="20"/>
        </w:rPr>
      </w:pPr>
    </w:p>
    <w:p w14:paraId="6D51FC84" w14:textId="77777777" w:rsidR="00067E29" w:rsidRPr="00294AA8" w:rsidRDefault="00067E29" w:rsidP="00772D3E">
      <w:pPr>
        <w:pStyle w:val="EndnoteText"/>
        <w:rPr>
          <w:rFonts w:ascii="Arial" w:hAnsi="Arial" w:cs="Arial"/>
        </w:rPr>
      </w:pPr>
    </w:p>
  </w:endnote>
  <w:endnote w:id="18">
    <w:p w14:paraId="3C31C6F4" w14:textId="77777777" w:rsidR="000A0D93" w:rsidRPr="00F50F06" w:rsidRDefault="000A0D93" w:rsidP="000A0D93">
      <w:pPr>
        <w:pStyle w:val="EndnoteText"/>
        <w:rPr>
          <w:rFonts w:ascii="Arial" w:hAnsi="Arial" w:cs="Arial"/>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9978927"/>
      <w:docPartObj>
        <w:docPartGallery w:val="Page Numbers (Bottom of Page)"/>
        <w:docPartUnique/>
      </w:docPartObj>
    </w:sdtPr>
    <w:sdtContent>
      <w:p w14:paraId="2A1CA35A" w14:textId="2CD6C320" w:rsidR="008F3A6C" w:rsidRDefault="008F3A6C" w:rsidP="00BB46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B394B1" w14:textId="77777777" w:rsidR="008F3A6C" w:rsidRDefault="008F3A6C" w:rsidP="008F3A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3449116"/>
      <w:docPartObj>
        <w:docPartGallery w:val="Page Numbers (Bottom of Page)"/>
        <w:docPartUnique/>
      </w:docPartObj>
    </w:sdtPr>
    <w:sdtEndPr>
      <w:rPr>
        <w:rStyle w:val="PageNumber"/>
        <w:rFonts w:ascii="Arial" w:hAnsi="Arial" w:cs="Arial"/>
        <w:sz w:val="20"/>
        <w:szCs w:val="20"/>
      </w:rPr>
    </w:sdtEndPr>
    <w:sdtContent>
      <w:p w14:paraId="5630E206" w14:textId="5E0688B9" w:rsidR="008F3A6C" w:rsidRPr="00294AA8" w:rsidRDefault="008F3A6C" w:rsidP="00BB468D">
        <w:pPr>
          <w:pStyle w:val="Footer"/>
          <w:framePr w:wrap="none" w:vAnchor="text" w:hAnchor="margin" w:xAlign="right" w:y="1"/>
          <w:rPr>
            <w:rStyle w:val="PageNumber"/>
            <w:rFonts w:ascii="Arial" w:hAnsi="Arial" w:cs="Arial"/>
            <w:sz w:val="20"/>
            <w:szCs w:val="20"/>
          </w:rPr>
        </w:pPr>
        <w:r w:rsidRPr="00294AA8">
          <w:rPr>
            <w:rStyle w:val="PageNumber"/>
            <w:rFonts w:ascii="Arial" w:hAnsi="Arial" w:cs="Arial"/>
            <w:sz w:val="20"/>
            <w:szCs w:val="20"/>
          </w:rPr>
          <w:fldChar w:fldCharType="begin"/>
        </w:r>
        <w:r w:rsidRPr="00294AA8">
          <w:rPr>
            <w:rStyle w:val="PageNumber"/>
            <w:rFonts w:ascii="Arial" w:hAnsi="Arial" w:cs="Arial"/>
            <w:sz w:val="20"/>
            <w:szCs w:val="20"/>
          </w:rPr>
          <w:instrText xml:space="preserve"> PAGE </w:instrText>
        </w:r>
        <w:r w:rsidRPr="00294AA8">
          <w:rPr>
            <w:rStyle w:val="PageNumber"/>
            <w:rFonts w:ascii="Arial" w:hAnsi="Arial" w:cs="Arial"/>
            <w:sz w:val="20"/>
            <w:szCs w:val="20"/>
          </w:rPr>
          <w:fldChar w:fldCharType="separate"/>
        </w:r>
        <w:r w:rsidRPr="00294AA8">
          <w:rPr>
            <w:rStyle w:val="PageNumber"/>
            <w:rFonts w:ascii="Arial" w:hAnsi="Arial" w:cs="Arial"/>
            <w:noProof/>
            <w:sz w:val="20"/>
            <w:szCs w:val="20"/>
          </w:rPr>
          <w:t>1</w:t>
        </w:r>
        <w:r w:rsidRPr="00294AA8">
          <w:rPr>
            <w:rStyle w:val="PageNumber"/>
            <w:rFonts w:ascii="Arial" w:hAnsi="Arial" w:cs="Arial"/>
            <w:sz w:val="20"/>
            <w:szCs w:val="20"/>
          </w:rPr>
          <w:fldChar w:fldCharType="end"/>
        </w:r>
      </w:p>
    </w:sdtContent>
  </w:sdt>
  <w:p w14:paraId="77C0F7CF" w14:textId="77777777" w:rsidR="008F3A6C" w:rsidRPr="00294AA8" w:rsidRDefault="008F3A6C" w:rsidP="008F3A6C">
    <w:pPr>
      <w:pStyle w:val="Footer"/>
      <w:ind w:right="360"/>
      <w:jc w:val="right"/>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2D25A" w14:textId="77777777" w:rsidR="0080334C" w:rsidRDefault="0080334C" w:rsidP="008F3A6C">
      <w:r>
        <w:separator/>
      </w:r>
    </w:p>
  </w:footnote>
  <w:footnote w:type="continuationSeparator" w:id="0">
    <w:p w14:paraId="567EBEDF" w14:textId="77777777" w:rsidR="0080334C" w:rsidRDefault="0080334C" w:rsidP="008F3A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749"/>
    <w:multiLevelType w:val="hybridMultilevel"/>
    <w:tmpl w:val="DEBC7D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44BEF"/>
    <w:multiLevelType w:val="hybridMultilevel"/>
    <w:tmpl w:val="149CE3E4"/>
    <w:lvl w:ilvl="0" w:tplc="C1906138">
      <w:start w:val="1"/>
      <w:numFmt w:val="decimal"/>
      <w:lvlText w:val="%1)"/>
      <w:lvlJc w:val="left"/>
      <w:pPr>
        <w:ind w:left="360" w:hanging="360"/>
      </w:pPr>
      <w:rPr>
        <w:rFonts w:asciiTheme="minorHAnsi" w:hAnsiTheme="minorHAnsi" w:cstheme="minorBidi"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1932151"/>
    <w:multiLevelType w:val="hybridMultilevel"/>
    <w:tmpl w:val="A9746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807319"/>
    <w:multiLevelType w:val="multilevel"/>
    <w:tmpl w:val="B7D62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432579"/>
    <w:multiLevelType w:val="hybridMultilevel"/>
    <w:tmpl w:val="267CEE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AA4A10"/>
    <w:multiLevelType w:val="multilevel"/>
    <w:tmpl w:val="2AB6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416323">
    <w:abstractNumId w:val="5"/>
  </w:num>
  <w:num w:numId="2" w16cid:durableId="746390384">
    <w:abstractNumId w:val="3"/>
  </w:num>
  <w:num w:numId="3" w16cid:durableId="659164786">
    <w:abstractNumId w:val="0"/>
  </w:num>
  <w:num w:numId="4" w16cid:durableId="427311031">
    <w:abstractNumId w:val="4"/>
  </w:num>
  <w:num w:numId="5" w16cid:durableId="1631860001">
    <w:abstractNumId w:val="1"/>
  </w:num>
  <w:num w:numId="6" w16cid:durableId="15048516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Boyer">
    <w15:presenceInfo w15:providerId="AD" w15:userId="S::boyer.em@northeastern.edu::e1d6b9f5-d422-440e-9181-9d7ef12920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trackRevisions/>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52"/>
    <w:rsid w:val="000002B6"/>
    <w:rsid w:val="00000633"/>
    <w:rsid w:val="000012D2"/>
    <w:rsid w:val="00001494"/>
    <w:rsid w:val="00004659"/>
    <w:rsid w:val="000063D6"/>
    <w:rsid w:val="00006F8B"/>
    <w:rsid w:val="00011C47"/>
    <w:rsid w:val="00013C07"/>
    <w:rsid w:val="0001551C"/>
    <w:rsid w:val="0001613F"/>
    <w:rsid w:val="000178C2"/>
    <w:rsid w:val="0002256A"/>
    <w:rsid w:val="00022F1B"/>
    <w:rsid w:val="00024F7E"/>
    <w:rsid w:val="0002560F"/>
    <w:rsid w:val="000258C9"/>
    <w:rsid w:val="00025AB4"/>
    <w:rsid w:val="0003042D"/>
    <w:rsid w:val="0003116E"/>
    <w:rsid w:val="000328F1"/>
    <w:rsid w:val="00032A34"/>
    <w:rsid w:val="00033058"/>
    <w:rsid w:val="00033C62"/>
    <w:rsid w:val="00037031"/>
    <w:rsid w:val="000403BE"/>
    <w:rsid w:val="0004041D"/>
    <w:rsid w:val="000421BF"/>
    <w:rsid w:val="0004320E"/>
    <w:rsid w:val="000438B5"/>
    <w:rsid w:val="000448A2"/>
    <w:rsid w:val="00044BB9"/>
    <w:rsid w:val="00044BE4"/>
    <w:rsid w:val="000530D3"/>
    <w:rsid w:val="000536D6"/>
    <w:rsid w:val="00055A90"/>
    <w:rsid w:val="00056F3C"/>
    <w:rsid w:val="00060243"/>
    <w:rsid w:val="00060EA7"/>
    <w:rsid w:val="00064B82"/>
    <w:rsid w:val="00065ABC"/>
    <w:rsid w:val="00067E29"/>
    <w:rsid w:val="00072ABD"/>
    <w:rsid w:val="0007300A"/>
    <w:rsid w:val="00073169"/>
    <w:rsid w:val="00074FE5"/>
    <w:rsid w:val="000751E7"/>
    <w:rsid w:val="000773B9"/>
    <w:rsid w:val="0007740A"/>
    <w:rsid w:val="00080647"/>
    <w:rsid w:val="0008070E"/>
    <w:rsid w:val="0008103D"/>
    <w:rsid w:val="00081409"/>
    <w:rsid w:val="0008280B"/>
    <w:rsid w:val="00083D69"/>
    <w:rsid w:val="0009225B"/>
    <w:rsid w:val="00092E8F"/>
    <w:rsid w:val="000944F5"/>
    <w:rsid w:val="0009588E"/>
    <w:rsid w:val="000A0D93"/>
    <w:rsid w:val="000A1DBF"/>
    <w:rsid w:val="000A1F11"/>
    <w:rsid w:val="000A250A"/>
    <w:rsid w:val="000A2756"/>
    <w:rsid w:val="000A2C48"/>
    <w:rsid w:val="000A3211"/>
    <w:rsid w:val="000A3B42"/>
    <w:rsid w:val="000A3F13"/>
    <w:rsid w:val="000A61FC"/>
    <w:rsid w:val="000A64D8"/>
    <w:rsid w:val="000A770C"/>
    <w:rsid w:val="000A7DFF"/>
    <w:rsid w:val="000B2D10"/>
    <w:rsid w:val="000B2D15"/>
    <w:rsid w:val="000B30AE"/>
    <w:rsid w:val="000B617D"/>
    <w:rsid w:val="000C022D"/>
    <w:rsid w:val="000C269B"/>
    <w:rsid w:val="000C3A5A"/>
    <w:rsid w:val="000C4417"/>
    <w:rsid w:val="000C56D6"/>
    <w:rsid w:val="000C6012"/>
    <w:rsid w:val="000C7533"/>
    <w:rsid w:val="000D1A4F"/>
    <w:rsid w:val="000D1CD4"/>
    <w:rsid w:val="000D21B9"/>
    <w:rsid w:val="000D2886"/>
    <w:rsid w:val="000D37D9"/>
    <w:rsid w:val="000D4A75"/>
    <w:rsid w:val="000D5934"/>
    <w:rsid w:val="000D68D0"/>
    <w:rsid w:val="000E310D"/>
    <w:rsid w:val="000E3569"/>
    <w:rsid w:val="000E3C07"/>
    <w:rsid w:val="000E464D"/>
    <w:rsid w:val="000E5800"/>
    <w:rsid w:val="000E647A"/>
    <w:rsid w:val="000E7353"/>
    <w:rsid w:val="000F00E2"/>
    <w:rsid w:val="000F06A2"/>
    <w:rsid w:val="000F1AA0"/>
    <w:rsid w:val="000F342B"/>
    <w:rsid w:val="000F3E1A"/>
    <w:rsid w:val="000F561B"/>
    <w:rsid w:val="000F6138"/>
    <w:rsid w:val="000F63C6"/>
    <w:rsid w:val="00101411"/>
    <w:rsid w:val="00101960"/>
    <w:rsid w:val="001040E3"/>
    <w:rsid w:val="00110508"/>
    <w:rsid w:val="00111757"/>
    <w:rsid w:val="00114EAB"/>
    <w:rsid w:val="00116138"/>
    <w:rsid w:val="0011758E"/>
    <w:rsid w:val="0012178F"/>
    <w:rsid w:val="00121879"/>
    <w:rsid w:val="00123409"/>
    <w:rsid w:val="00124B16"/>
    <w:rsid w:val="0012635B"/>
    <w:rsid w:val="00126493"/>
    <w:rsid w:val="00127B4B"/>
    <w:rsid w:val="001327AE"/>
    <w:rsid w:val="00132A4D"/>
    <w:rsid w:val="00132D1F"/>
    <w:rsid w:val="00133CB9"/>
    <w:rsid w:val="00134453"/>
    <w:rsid w:val="00140ED2"/>
    <w:rsid w:val="00143BC6"/>
    <w:rsid w:val="0014595A"/>
    <w:rsid w:val="0014653D"/>
    <w:rsid w:val="00147CF9"/>
    <w:rsid w:val="00150E52"/>
    <w:rsid w:val="00151357"/>
    <w:rsid w:val="00151761"/>
    <w:rsid w:val="00151CB4"/>
    <w:rsid w:val="0015224F"/>
    <w:rsid w:val="001530C4"/>
    <w:rsid w:val="001540BA"/>
    <w:rsid w:val="00156674"/>
    <w:rsid w:val="00157B8B"/>
    <w:rsid w:val="001607A7"/>
    <w:rsid w:val="00163765"/>
    <w:rsid w:val="00165904"/>
    <w:rsid w:val="001671DC"/>
    <w:rsid w:val="00170947"/>
    <w:rsid w:val="00171A19"/>
    <w:rsid w:val="00171C38"/>
    <w:rsid w:val="00172927"/>
    <w:rsid w:val="0017302A"/>
    <w:rsid w:val="00174F33"/>
    <w:rsid w:val="001762E5"/>
    <w:rsid w:val="00176988"/>
    <w:rsid w:val="00176F34"/>
    <w:rsid w:val="0018009F"/>
    <w:rsid w:val="00181A7A"/>
    <w:rsid w:val="00181C81"/>
    <w:rsid w:val="0018466B"/>
    <w:rsid w:val="001859B7"/>
    <w:rsid w:val="00185BF8"/>
    <w:rsid w:val="0018721C"/>
    <w:rsid w:val="00191189"/>
    <w:rsid w:val="00191966"/>
    <w:rsid w:val="001939E6"/>
    <w:rsid w:val="00193D12"/>
    <w:rsid w:val="00193DA6"/>
    <w:rsid w:val="0019410F"/>
    <w:rsid w:val="00194C8B"/>
    <w:rsid w:val="00194F79"/>
    <w:rsid w:val="0019654C"/>
    <w:rsid w:val="00196BCA"/>
    <w:rsid w:val="00197A9A"/>
    <w:rsid w:val="00197D0C"/>
    <w:rsid w:val="001A1C38"/>
    <w:rsid w:val="001A1EDA"/>
    <w:rsid w:val="001A3573"/>
    <w:rsid w:val="001A5A0E"/>
    <w:rsid w:val="001A7E60"/>
    <w:rsid w:val="001B0678"/>
    <w:rsid w:val="001B0AFB"/>
    <w:rsid w:val="001B2740"/>
    <w:rsid w:val="001B5747"/>
    <w:rsid w:val="001B5F70"/>
    <w:rsid w:val="001C07F6"/>
    <w:rsid w:val="001C0871"/>
    <w:rsid w:val="001C1723"/>
    <w:rsid w:val="001C2885"/>
    <w:rsid w:val="001C4FF6"/>
    <w:rsid w:val="001C50C9"/>
    <w:rsid w:val="001C5B12"/>
    <w:rsid w:val="001C67F5"/>
    <w:rsid w:val="001D111D"/>
    <w:rsid w:val="001D27DF"/>
    <w:rsid w:val="001D2ED8"/>
    <w:rsid w:val="001D2FE5"/>
    <w:rsid w:val="001D3979"/>
    <w:rsid w:val="001D3D7F"/>
    <w:rsid w:val="001D4C24"/>
    <w:rsid w:val="001D519B"/>
    <w:rsid w:val="001D640E"/>
    <w:rsid w:val="001D684D"/>
    <w:rsid w:val="001E08E7"/>
    <w:rsid w:val="001E1278"/>
    <w:rsid w:val="001E3A5A"/>
    <w:rsid w:val="001E4D6C"/>
    <w:rsid w:val="001E575E"/>
    <w:rsid w:val="001E671A"/>
    <w:rsid w:val="001E7C73"/>
    <w:rsid w:val="001F0C9C"/>
    <w:rsid w:val="001F245F"/>
    <w:rsid w:val="001F4060"/>
    <w:rsid w:val="001F4D30"/>
    <w:rsid w:val="001F6758"/>
    <w:rsid w:val="002008AA"/>
    <w:rsid w:val="00201073"/>
    <w:rsid w:val="00201F0E"/>
    <w:rsid w:val="0020310D"/>
    <w:rsid w:val="0020360A"/>
    <w:rsid w:val="00203987"/>
    <w:rsid w:val="00205884"/>
    <w:rsid w:val="00206035"/>
    <w:rsid w:val="00206199"/>
    <w:rsid w:val="00206B20"/>
    <w:rsid w:val="00213662"/>
    <w:rsid w:val="00214934"/>
    <w:rsid w:val="00214A79"/>
    <w:rsid w:val="0021655E"/>
    <w:rsid w:val="00217AA8"/>
    <w:rsid w:val="00217D44"/>
    <w:rsid w:val="0022033F"/>
    <w:rsid w:val="002207AD"/>
    <w:rsid w:val="002215BE"/>
    <w:rsid w:val="00222C6E"/>
    <w:rsid w:val="00224331"/>
    <w:rsid w:val="00225107"/>
    <w:rsid w:val="00225A93"/>
    <w:rsid w:val="00226282"/>
    <w:rsid w:val="002265B6"/>
    <w:rsid w:val="00226B1F"/>
    <w:rsid w:val="00226C92"/>
    <w:rsid w:val="00230F5C"/>
    <w:rsid w:val="00231A5C"/>
    <w:rsid w:val="00231CC9"/>
    <w:rsid w:val="002337F0"/>
    <w:rsid w:val="00234960"/>
    <w:rsid w:val="0023665C"/>
    <w:rsid w:val="00236B3B"/>
    <w:rsid w:val="00237759"/>
    <w:rsid w:val="00241165"/>
    <w:rsid w:val="0024204A"/>
    <w:rsid w:val="002420F8"/>
    <w:rsid w:val="00242BEF"/>
    <w:rsid w:val="002435ED"/>
    <w:rsid w:val="002440AA"/>
    <w:rsid w:val="00244378"/>
    <w:rsid w:val="002448DC"/>
    <w:rsid w:val="00246C61"/>
    <w:rsid w:val="00246F02"/>
    <w:rsid w:val="00251829"/>
    <w:rsid w:val="00252B16"/>
    <w:rsid w:val="00252B57"/>
    <w:rsid w:val="00256631"/>
    <w:rsid w:val="00260E5B"/>
    <w:rsid w:val="00261199"/>
    <w:rsid w:val="00262530"/>
    <w:rsid w:val="00263237"/>
    <w:rsid w:val="00263F13"/>
    <w:rsid w:val="002642C5"/>
    <w:rsid w:val="00264BBB"/>
    <w:rsid w:val="00265030"/>
    <w:rsid w:val="0026545B"/>
    <w:rsid w:val="002671BD"/>
    <w:rsid w:val="002677F5"/>
    <w:rsid w:val="00267B7A"/>
    <w:rsid w:val="00270FF9"/>
    <w:rsid w:val="00271CB6"/>
    <w:rsid w:val="00272FD4"/>
    <w:rsid w:val="002731BC"/>
    <w:rsid w:val="002738DC"/>
    <w:rsid w:val="002744EC"/>
    <w:rsid w:val="00276E2A"/>
    <w:rsid w:val="002771CC"/>
    <w:rsid w:val="00281852"/>
    <w:rsid w:val="00281C3C"/>
    <w:rsid w:val="0028246A"/>
    <w:rsid w:val="00282C46"/>
    <w:rsid w:val="00284111"/>
    <w:rsid w:val="00285600"/>
    <w:rsid w:val="0028652E"/>
    <w:rsid w:val="00291391"/>
    <w:rsid w:val="00291D59"/>
    <w:rsid w:val="002922D7"/>
    <w:rsid w:val="0029261B"/>
    <w:rsid w:val="00293211"/>
    <w:rsid w:val="00293465"/>
    <w:rsid w:val="00293C95"/>
    <w:rsid w:val="00294AA8"/>
    <w:rsid w:val="00295DE1"/>
    <w:rsid w:val="00296F18"/>
    <w:rsid w:val="00297639"/>
    <w:rsid w:val="00297F43"/>
    <w:rsid w:val="002A384A"/>
    <w:rsid w:val="002A41EC"/>
    <w:rsid w:val="002A43B6"/>
    <w:rsid w:val="002A4E02"/>
    <w:rsid w:val="002A6835"/>
    <w:rsid w:val="002A69F9"/>
    <w:rsid w:val="002A765F"/>
    <w:rsid w:val="002A78AB"/>
    <w:rsid w:val="002B348F"/>
    <w:rsid w:val="002B3C99"/>
    <w:rsid w:val="002B3F6D"/>
    <w:rsid w:val="002B4E27"/>
    <w:rsid w:val="002B51C6"/>
    <w:rsid w:val="002B6142"/>
    <w:rsid w:val="002C392C"/>
    <w:rsid w:val="002C4790"/>
    <w:rsid w:val="002C5B21"/>
    <w:rsid w:val="002D0399"/>
    <w:rsid w:val="002D1B35"/>
    <w:rsid w:val="002D3423"/>
    <w:rsid w:val="002D3513"/>
    <w:rsid w:val="002D4928"/>
    <w:rsid w:val="002E0BCD"/>
    <w:rsid w:val="002E16AD"/>
    <w:rsid w:val="002E3482"/>
    <w:rsid w:val="002E439F"/>
    <w:rsid w:val="002E43E7"/>
    <w:rsid w:val="002E4758"/>
    <w:rsid w:val="002E4AB7"/>
    <w:rsid w:val="002E53F1"/>
    <w:rsid w:val="002E5A94"/>
    <w:rsid w:val="002F1595"/>
    <w:rsid w:val="002F163D"/>
    <w:rsid w:val="002F1C92"/>
    <w:rsid w:val="002F2126"/>
    <w:rsid w:val="002F216F"/>
    <w:rsid w:val="002F283B"/>
    <w:rsid w:val="002F2A7D"/>
    <w:rsid w:val="002F3218"/>
    <w:rsid w:val="002F45BA"/>
    <w:rsid w:val="002F526C"/>
    <w:rsid w:val="002F559A"/>
    <w:rsid w:val="002F56DE"/>
    <w:rsid w:val="002F6BCB"/>
    <w:rsid w:val="0030217B"/>
    <w:rsid w:val="003027D4"/>
    <w:rsid w:val="003046FE"/>
    <w:rsid w:val="00306036"/>
    <w:rsid w:val="00311C92"/>
    <w:rsid w:val="00311D3C"/>
    <w:rsid w:val="00313792"/>
    <w:rsid w:val="00313BE0"/>
    <w:rsid w:val="00313E6E"/>
    <w:rsid w:val="003141D8"/>
    <w:rsid w:val="003156EB"/>
    <w:rsid w:val="00317223"/>
    <w:rsid w:val="003175B2"/>
    <w:rsid w:val="00317C3F"/>
    <w:rsid w:val="00320234"/>
    <w:rsid w:val="003205E2"/>
    <w:rsid w:val="00321503"/>
    <w:rsid w:val="00322B4A"/>
    <w:rsid w:val="00322CB2"/>
    <w:rsid w:val="003232BB"/>
    <w:rsid w:val="00323AE9"/>
    <w:rsid w:val="003241F6"/>
    <w:rsid w:val="00325DBF"/>
    <w:rsid w:val="00325E0C"/>
    <w:rsid w:val="00331556"/>
    <w:rsid w:val="00332162"/>
    <w:rsid w:val="00333D3D"/>
    <w:rsid w:val="003347BF"/>
    <w:rsid w:val="00336BBA"/>
    <w:rsid w:val="00336C78"/>
    <w:rsid w:val="0033744B"/>
    <w:rsid w:val="00337538"/>
    <w:rsid w:val="00337565"/>
    <w:rsid w:val="00340222"/>
    <w:rsid w:val="003405B3"/>
    <w:rsid w:val="00341230"/>
    <w:rsid w:val="00344B2F"/>
    <w:rsid w:val="00344FC7"/>
    <w:rsid w:val="00345D95"/>
    <w:rsid w:val="00347971"/>
    <w:rsid w:val="003517AD"/>
    <w:rsid w:val="00351D31"/>
    <w:rsid w:val="00353F7A"/>
    <w:rsid w:val="003542B6"/>
    <w:rsid w:val="003566F2"/>
    <w:rsid w:val="00356A61"/>
    <w:rsid w:val="0035702C"/>
    <w:rsid w:val="0036047D"/>
    <w:rsid w:val="0036145D"/>
    <w:rsid w:val="00361C89"/>
    <w:rsid w:val="0036340F"/>
    <w:rsid w:val="00363F9F"/>
    <w:rsid w:val="003648D9"/>
    <w:rsid w:val="003656EB"/>
    <w:rsid w:val="00367022"/>
    <w:rsid w:val="0037069B"/>
    <w:rsid w:val="0037119E"/>
    <w:rsid w:val="00371751"/>
    <w:rsid w:val="00373622"/>
    <w:rsid w:val="003740AC"/>
    <w:rsid w:val="0037416C"/>
    <w:rsid w:val="003773C0"/>
    <w:rsid w:val="0037766C"/>
    <w:rsid w:val="00377701"/>
    <w:rsid w:val="00383517"/>
    <w:rsid w:val="00386FF3"/>
    <w:rsid w:val="00390D75"/>
    <w:rsid w:val="0039186F"/>
    <w:rsid w:val="00391A90"/>
    <w:rsid w:val="003927CE"/>
    <w:rsid w:val="00392C79"/>
    <w:rsid w:val="00394224"/>
    <w:rsid w:val="003954F4"/>
    <w:rsid w:val="003959E8"/>
    <w:rsid w:val="003969E4"/>
    <w:rsid w:val="00396EB3"/>
    <w:rsid w:val="00397024"/>
    <w:rsid w:val="00397246"/>
    <w:rsid w:val="00397E67"/>
    <w:rsid w:val="003A0B93"/>
    <w:rsid w:val="003A11BA"/>
    <w:rsid w:val="003A297C"/>
    <w:rsid w:val="003A3A6F"/>
    <w:rsid w:val="003A51F0"/>
    <w:rsid w:val="003A5877"/>
    <w:rsid w:val="003A624A"/>
    <w:rsid w:val="003B28E4"/>
    <w:rsid w:val="003B2EC7"/>
    <w:rsid w:val="003B315B"/>
    <w:rsid w:val="003B34FD"/>
    <w:rsid w:val="003B4A4A"/>
    <w:rsid w:val="003B4DB1"/>
    <w:rsid w:val="003B676F"/>
    <w:rsid w:val="003C09DC"/>
    <w:rsid w:val="003C1B09"/>
    <w:rsid w:val="003C3A98"/>
    <w:rsid w:val="003C4ADF"/>
    <w:rsid w:val="003C5E22"/>
    <w:rsid w:val="003C6420"/>
    <w:rsid w:val="003D005C"/>
    <w:rsid w:val="003D23BB"/>
    <w:rsid w:val="003D2C39"/>
    <w:rsid w:val="003D3367"/>
    <w:rsid w:val="003D33A9"/>
    <w:rsid w:val="003D35AD"/>
    <w:rsid w:val="003D379C"/>
    <w:rsid w:val="003D3E0F"/>
    <w:rsid w:val="003D4B33"/>
    <w:rsid w:val="003D60BC"/>
    <w:rsid w:val="003D6674"/>
    <w:rsid w:val="003D672E"/>
    <w:rsid w:val="003D6F21"/>
    <w:rsid w:val="003D7179"/>
    <w:rsid w:val="003D794C"/>
    <w:rsid w:val="003E0EB9"/>
    <w:rsid w:val="003E0F55"/>
    <w:rsid w:val="003E15F0"/>
    <w:rsid w:val="003E15F8"/>
    <w:rsid w:val="003E49BB"/>
    <w:rsid w:val="003E79EF"/>
    <w:rsid w:val="003F176F"/>
    <w:rsid w:val="003F180D"/>
    <w:rsid w:val="003F2BD4"/>
    <w:rsid w:val="003F2D9D"/>
    <w:rsid w:val="003F2EFF"/>
    <w:rsid w:val="003F37E5"/>
    <w:rsid w:val="003F3A98"/>
    <w:rsid w:val="003F7A61"/>
    <w:rsid w:val="003F7DE6"/>
    <w:rsid w:val="004012BB"/>
    <w:rsid w:val="00402A40"/>
    <w:rsid w:val="00403F40"/>
    <w:rsid w:val="00405578"/>
    <w:rsid w:val="00406B96"/>
    <w:rsid w:val="00407348"/>
    <w:rsid w:val="0040767D"/>
    <w:rsid w:val="00407DE1"/>
    <w:rsid w:val="0041038F"/>
    <w:rsid w:val="00412043"/>
    <w:rsid w:val="00413846"/>
    <w:rsid w:val="004151EF"/>
    <w:rsid w:val="00415320"/>
    <w:rsid w:val="004164AB"/>
    <w:rsid w:val="0042160B"/>
    <w:rsid w:val="00422599"/>
    <w:rsid w:val="004233E7"/>
    <w:rsid w:val="004242F2"/>
    <w:rsid w:val="00425302"/>
    <w:rsid w:val="00425749"/>
    <w:rsid w:val="00430960"/>
    <w:rsid w:val="00432A65"/>
    <w:rsid w:val="004336B4"/>
    <w:rsid w:val="004337D8"/>
    <w:rsid w:val="00433A4F"/>
    <w:rsid w:val="004348A2"/>
    <w:rsid w:val="00434930"/>
    <w:rsid w:val="00435679"/>
    <w:rsid w:val="004359C8"/>
    <w:rsid w:val="00435BC4"/>
    <w:rsid w:val="00437512"/>
    <w:rsid w:val="00441C14"/>
    <w:rsid w:val="004420B9"/>
    <w:rsid w:val="004429F5"/>
    <w:rsid w:val="00445EA1"/>
    <w:rsid w:val="004461CB"/>
    <w:rsid w:val="00446690"/>
    <w:rsid w:val="00450320"/>
    <w:rsid w:val="00450BDB"/>
    <w:rsid w:val="00451366"/>
    <w:rsid w:val="00453775"/>
    <w:rsid w:val="00453E82"/>
    <w:rsid w:val="00454545"/>
    <w:rsid w:val="004554C3"/>
    <w:rsid w:val="0045716C"/>
    <w:rsid w:val="004609E5"/>
    <w:rsid w:val="00462924"/>
    <w:rsid w:val="0046323C"/>
    <w:rsid w:val="004657AF"/>
    <w:rsid w:val="00465939"/>
    <w:rsid w:val="00466227"/>
    <w:rsid w:val="00466A95"/>
    <w:rsid w:val="00466DA1"/>
    <w:rsid w:val="004679C7"/>
    <w:rsid w:val="004720B8"/>
    <w:rsid w:val="0047372E"/>
    <w:rsid w:val="00474B2C"/>
    <w:rsid w:val="00475156"/>
    <w:rsid w:val="004768F7"/>
    <w:rsid w:val="004805F4"/>
    <w:rsid w:val="00480B50"/>
    <w:rsid w:val="0048298F"/>
    <w:rsid w:val="00482F31"/>
    <w:rsid w:val="0048473A"/>
    <w:rsid w:val="004850A5"/>
    <w:rsid w:val="004857E9"/>
    <w:rsid w:val="00485EA5"/>
    <w:rsid w:val="00486128"/>
    <w:rsid w:val="00490076"/>
    <w:rsid w:val="00492509"/>
    <w:rsid w:val="00492F9C"/>
    <w:rsid w:val="00495DFC"/>
    <w:rsid w:val="00497545"/>
    <w:rsid w:val="004A43D8"/>
    <w:rsid w:val="004A660D"/>
    <w:rsid w:val="004A69BE"/>
    <w:rsid w:val="004A7235"/>
    <w:rsid w:val="004B00B7"/>
    <w:rsid w:val="004B03F0"/>
    <w:rsid w:val="004B1467"/>
    <w:rsid w:val="004B1768"/>
    <w:rsid w:val="004B1B73"/>
    <w:rsid w:val="004B318C"/>
    <w:rsid w:val="004B3423"/>
    <w:rsid w:val="004B3726"/>
    <w:rsid w:val="004B3DC2"/>
    <w:rsid w:val="004B6046"/>
    <w:rsid w:val="004B6A5E"/>
    <w:rsid w:val="004C07DA"/>
    <w:rsid w:val="004C4E80"/>
    <w:rsid w:val="004C54CE"/>
    <w:rsid w:val="004C5FFE"/>
    <w:rsid w:val="004C6F0D"/>
    <w:rsid w:val="004C7049"/>
    <w:rsid w:val="004C7631"/>
    <w:rsid w:val="004D01F8"/>
    <w:rsid w:val="004D294A"/>
    <w:rsid w:val="004D355A"/>
    <w:rsid w:val="004D3D59"/>
    <w:rsid w:val="004D46E8"/>
    <w:rsid w:val="004D6AAF"/>
    <w:rsid w:val="004D7084"/>
    <w:rsid w:val="004D7FCB"/>
    <w:rsid w:val="004E0EA3"/>
    <w:rsid w:val="004E146A"/>
    <w:rsid w:val="004E1AF9"/>
    <w:rsid w:val="004E27AE"/>
    <w:rsid w:val="004E36E3"/>
    <w:rsid w:val="004E44BD"/>
    <w:rsid w:val="004E4786"/>
    <w:rsid w:val="004E4CD8"/>
    <w:rsid w:val="004E67D5"/>
    <w:rsid w:val="004E6BF3"/>
    <w:rsid w:val="004E6D8B"/>
    <w:rsid w:val="004F0728"/>
    <w:rsid w:val="004F0BD9"/>
    <w:rsid w:val="004F0EC2"/>
    <w:rsid w:val="004F3890"/>
    <w:rsid w:val="004F3AAF"/>
    <w:rsid w:val="004F3ACA"/>
    <w:rsid w:val="004F4A09"/>
    <w:rsid w:val="004F4AA8"/>
    <w:rsid w:val="004F5527"/>
    <w:rsid w:val="004F58B4"/>
    <w:rsid w:val="004F5D64"/>
    <w:rsid w:val="004F5E65"/>
    <w:rsid w:val="00500819"/>
    <w:rsid w:val="005021B8"/>
    <w:rsid w:val="00502B82"/>
    <w:rsid w:val="00506C15"/>
    <w:rsid w:val="0051007D"/>
    <w:rsid w:val="0051025C"/>
    <w:rsid w:val="00510973"/>
    <w:rsid w:val="00511D72"/>
    <w:rsid w:val="0051429D"/>
    <w:rsid w:val="00515596"/>
    <w:rsid w:val="005161CE"/>
    <w:rsid w:val="005170D0"/>
    <w:rsid w:val="00517566"/>
    <w:rsid w:val="00517A7A"/>
    <w:rsid w:val="00517D8F"/>
    <w:rsid w:val="005200D6"/>
    <w:rsid w:val="00520C57"/>
    <w:rsid w:val="005219D3"/>
    <w:rsid w:val="00522688"/>
    <w:rsid w:val="00524B4F"/>
    <w:rsid w:val="005264F5"/>
    <w:rsid w:val="00526775"/>
    <w:rsid w:val="00526786"/>
    <w:rsid w:val="00526A1B"/>
    <w:rsid w:val="00527F06"/>
    <w:rsid w:val="00527F75"/>
    <w:rsid w:val="00530F9B"/>
    <w:rsid w:val="00531A4C"/>
    <w:rsid w:val="00531B4C"/>
    <w:rsid w:val="00531EA4"/>
    <w:rsid w:val="00533718"/>
    <w:rsid w:val="00535037"/>
    <w:rsid w:val="005355C2"/>
    <w:rsid w:val="0053627D"/>
    <w:rsid w:val="00537D1D"/>
    <w:rsid w:val="00540980"/>
    <w:rsid w:val="00541C54"/>
    <w:rsid w:val="00542C96"/>
    <w:rsid w:val="00543270"/>
    <w:rsid w:val="00543494"/>
    <w:rsid w:val="00544400"/>
    <w:rsid w:val="00544AE8"/>
    <w:rsid w:val="00550E24"/>
    <w:rsid w:val="00551114"/>
    <w:rsid w:val="00553130"/>
    <w:rsid w:val="005532B4"/>
    <w:rsid w:val="005550D5"/>
    <w:rsid w:val="00555BC2"/>
    <w:rsid w:val="00556B2A"/>
    <w:rsid w:val="00560268"/>
    <w:rsid w:val="00561CE2"/>
    <w:rsid w:val="00562270"/>
    <w:rsid w:val="00562EBF"/>
    <w:rsid w:val="00564130"/>
    <w:rsid w:val="005641C0"/>
    <w:rsid w:val="00565037"/>
    <w:rsid w:val="00565AD6"/>
    <w:rsid w:val="005672C2"/>
    <w:rsid w:val="00567360"/>
    <w:rsid w:val="005673EB"/>
    <w:rsid w:val="00567C16"/>
    <w:rsid w:val="00567F21"/>
    <w:rsid w:val="0057071B"/>
    <w:rsid w:val="005721A6"/>
    <w:rsid w:val="005728EE"/>
    <w:rsid w:val="00574771"/>
    <w:rsid w:val="00574B94"/>
    <w:rsid w:val="00576AAE"/>
    <w:rsid w:val="00577187"/>
    <w:rsid w:val="005806EB"/>
    <w:rsid w:val="0058080E"/>
    <w:rsid w:val="00580C94"/>
    <w:rsid w:val="0058176C"/>
    <w:rsid w:val="00582A51"/>
    <w:rsid w:val="00582DCD"/>
    <w:rsid w:val="00583112"/>
    <w:rsid w:val="0058331E"/>
    <w:rsid w:val="00585456"/>
    <w:rsid w:val="00590662"/>
    <w:rsid w:val="00590B61"/>
    <w:rsid w:val="00590E63"/>
    <w:rsid w:val="00593221"/>
    <w:rsid w:val="005936DE"/>
    <w:rsid w:val="005954E0"/>
    <w:rsid w:val="00595569"/>
    <w:rsid w:val="005A2181"/>
    <w:rsid w:val="005A2864"/>
    <w:rsid w:val="005A34FF"/>
    <w:rsid w:val="005A56F7"/>
    <w:rsid w:val="005A692E"/>
    <w:rsid w:val="005A75E3"/>
    <w:rsid w:val="005B09D0"/>
    <w:rsid w:val="005B3C05"/>
    <w:rsid w:val="005B4F18"/>
    <w:rsid w:val="005B5397"/>
    <w:rsid w:val="005B6EAB"/>
    <w:rsid w:val="005B79B0"/>
    <w:rsid w:val="005B7D31"/>
    <w:rsid w:val="005C077D"/>
    <w:rsid w:val="005C144B"/>
    <w:rsid w:val="005C1972"/>
    <w:rsid w:val="005C3859"/>
    <w:rsid w:val="005C6653"/>
    <w:rsid w:val="005C6944"/>
    <w:rsid w:val="005D0202"/>
    <w:rsid w:val="005D168E"/>
    <w:rsid w:val="005D17EE"/>
    <w:rsid w:val="005D2B28"/>
    <w:rsid w:val="005D2B66"/>
    <w:rsid w:val="005D55DD"/>
    <w:rsid w:val="005D5842"/>
    <w:rsid w:val="005D61AE"/>
    <w:rsid w:val="005E1FC5"/>
    <w:rsid w:val="005E354A"/>
    <w:rsid w:val="005E4A87"/>
    <w:rsid w:val="005E54E9"/>
    <w:rsid w:val="005E7F28"/>
    <w:rsid w:val="005F0FDF"/>
    <w:rsid w:val="005F126C"/>
    <w:rsid w:val="005F155A"/>
    <w:rsid w:val="005F24B4"/>
    <w:rsid w:val="005F2ED1"/>
    <w:rsid w:val="005F5996"/>
    <w:rsid w:val="005F5F84"/>
    <w:rsid w:val="005F60F2"/>
    <w:rsid w:val="005F659E"/>
    <w:rsid w:val="005F684A"/>
    <w:rsid w:val="005F7437"/>
    <w:rsid w:val="006025D0"/>
    <w:rsid w:val="006063B9"/>
    <w:rsid w:val="0060656B"/>
    <w:rsid w:val="00606DE2"/>
    <w:rsid w:val="00607354"/>
    <w:rsid w:val="00610ECE"/>
    <w:rsid w:val="0061490C"/>
    <w:rsid w:val="00615423"/>
    <w:rsid w:val="0061580A"/>
    <w:rsid w:val="006175A3"/>
    <w:rsid w:val="0062159C"/>
    <w:rsid w:val="006230D6"/>
    <w:rsid w:val="0062467C"/>
    <w:rsid w:val="00627111"/>
    <w:rsid w:val="0062762C"/>
    <w:rsid w:val="00630931"/>
    <w:rsid w:val="0063115F"/>
    <w:rsid w:val="00631D35"/>
    <w:rsid w:val="006325EE"/>
    <w:rsid w:val="00633272"/>
    <w:rsid w:val="00633AFD"/>
    <w:rsid w:val="00636B7E"/>
    <w:rsid w:val="006370D7"/>
    <w:rsid w:val="00637186"/>
    <w:rsid w:val="00643787"/>
    <w:rsid w:val="00643858"/>
    <w:rsid w:val="0064518D"/>
    <w:rsid w:val="006453E6"/>
    <w:rsid w:val="00646328"/>
    <w:rsid w:val="006478A5"/>
    <w:rsid w:val="00647CBF"/>
    <w:rsid w:val="00650EA7"/>
    <w:rsid w:val="00650FC7"/>
    <w:rsid w:val="00652CC2"/>
    <w:rsid w:val="006545E8"/>
    <w:rsid w:val="00654720"/>
    <w:rsid w:val="0065479F"/>
    <w:rsid w:val="00656B7B"/>
    <w:rsid w:val="00657885"/>
    <w:rsid w:val="006600BE"/>
    <w:rsid w:val="006604D5"/>
    <w:rsid w:val="00660E47"/>
    <w:rsid w:val="00661CB3"/>
    <w:rsid w:val="006631D7"/>
    <w:rsid w:val="0066357B"/>
    <w:rsid w:val="00664148"/>
    <w:rsid w:val="00665CDA"/>
    <w:rsid w:val="006660EE"/>
    <w:rsid w:val="006705BC"/>
    <w:rsid w:val="006705CD"/>
    <w:rsid w:val="00670B58"/>
    <w:rsid w:val="0067122D"/>
    <w:rsid w:val="00672D2F"/>
    <w:rsid w:val="0067529D"/>
    <w:rsid w:val="006752B5"/>
    <w:rsid w:val="006759AC"/>
    <w:rsid w:val="00680E11"/>
    <w:rsid w:val="006810AB"/>
    <w:rsid w:val="006840F3"/>
    <w:rsid w:val="00687B9F"/>
    <w:rsid w:val="00691988"/>
    <w:rsid w:val="00691CE3"/>
    <w:rsid w:val="00694195"/>
    <w:rsid w:val="00694D4E"/>
    <w:rsid w:val="00696607"/>
    <w:rsid w:val="006971F0"/>
    <w:rsid w:val="006A060D"/>
    <w:rsid w:val="006A0ABA"/>
    <w:rsid w:val="006A24E1"/>
    <w:rsid w:val="006A26A5"/>
    <w:rsid w:val="006A40E3"/>
    <w:rsid w:val="006A6132"/>
    <w:rsid w:val="006A6EB5"/>
    <w:rsid w:val="006B0517"/>
    <w:rsid w:val="006B1AF7"/>
    <w:rsid w:val="006B2874"/>
    <w:rsid w:val="006B4AB4"/>
    <w:rsid w:val="006B4D15"/>
    <w:rsid w:val="006B7685"/>
    <w:rsid w:val="006B7CED"/>
    <w:rsid w:val="006C0BB7"/>
    <w:rsid w:val="006C278F"/>
    <w:rsid w:val="006C27EC"/>
    <w:rsid w:val="006C3165"/>
    <w:rsid w:val="006C3D80"/>
    <w:rsid w:val="006C3FD4"/>
    <w:rsid w:val="006C44FE"/>
    <w:rsid w:val="006C4625"/>
    <w:rsid w:val="006C48C4"/>
    <w:rsid w:val="006C5889"/>
    <w:rsid w:val="006C72DB"/>
    <w:rsid w:val="006C7FBB"/>
    <w:rsid w:val="006D1932"/>
    <w:rsid w:val="006D1BFA"/>
    <w:rsid w:val="006D25FC"/>
    <w:rsid w:val="006D3312"/>
    <w:rsid w:val="006D3AE0"/>
    <w:rsid w:val="006D764F"/>
    <w:rsid w:val="006E0391"/>
    <w:rsid w:val="006E09A2"/>
    <w:rsid w:val="006E2C69"/>
    <w:rsid w:val="006E56DB"/>
    <w:rsid w:val="006E6028"/>
    <w:rsid w:val="006E6F75"/>
    <w:rsid w:val="006E7D81"/>
    <w:rsid w:val="006E7F68"/>
    <w:rsid w:val="006F0D24"/>
    <w:rsid w:val="006F1ED7"/>
    <w:rsid w:val="006F24F0"/>
    <w:rsid w:val="006F440A"/>
    <w:rsid w:val="006F6D38"/>
    <w:rsid w:val="00701398"/>
    <w:rsid w:val="00701628"/>
    <w:rsid w:val="00703110"/>
    <w:rsid w:val="00703E46"/>
    <w:rsid w:val="007056EE"/>
    <w:rsid w:val="00707E6F"/>
    <w:rsid w:val="00710FF3"/>
    <w:rsid w:val="0071146E"/>
    <w:rsid w:val="007151C0"/>
    <w:rsid w:val="0071683D"/>
    <w:rsid w:val="007168A9"/>
    <w:rsid w:val="00717B37"/>
    <w:rsid w:val="007207B8"/>
    <w:rsid w:val="007211E9"/>
    <w:rsid w:val="0072186C"/>
    <w:rsid w:val="00722517"/>
    <w:rsid w:val="00723281"/>
    <w:rsid w:val="00723406"/>
    <w:rsid w:val="0072516A"/>
    <w:rsid w:val="00725777"/>
    <w:rsid w:val="007257B8"/>
    <w:rsid w:val="0072697C"/>
    <w:rsid w:val="00727D04"/>
    <w:rsid w:val="00732BBD"/>
    <w:rsid w:val="0073384B"/>
    <w:rsid w:val="0073519E"/>
    <w:rsid w:val="007358F7"/>
    <w:rsid w:val="007372AD"/>
    <w:rsid w:val="00741B6D"/>
    <w:rsid w:val="0074261A"/>
    <w:rsid w:val="00743325"/>
    <w:rsid w:val="00746E5B"/>
    <w:rsid w:val="007473BF"/>
    <w:rsid w:val="00751CC3"/>
    <w:rsid w:val="00751E3B"/>
    <w:rsid w:val="00751F4F"/>
    <w:rsid w:val="007540E2"/>
    <w:rsid w:val="007544F3"/>
    <w:rsid w:val="00757077"/>
    <w:rsid w:val="007572B6"/>
    <w:rsid w:val="00757999"/>
    <w:rsid w:val="00760352"/>
    <w:rsid w:val="00760BFF"/>
    <w:rsid w:val="00760FA4"/>
    <w:rsid w:val="00761122"/>
    <w:rsid w:val="007612B6"/>
    <w:rsid w:val="0076169C"/>
    <w:rsid w:val="00761FC1"/>
    <w:rsid w:val="0076293C"/>
    <w:rsid w:val="00762BB1"/>
    <w:rsid w:val="007645A1"/>
    <w:rsid w:val="00765054"/>
    <w:rsid w:val="00765607"/>
    <w:rsid w:val="007658D3"/>
    <w:rsid w:val="00766D55"/>
    <w:rsid w:val="00766D64"/>
    <w:rsid w:val="007712CF"/>
    <w:rsid w:val="00772458"/>
    <w:rsid w:val="00772969"/>
    <w:rsid w:val="00772D3E"/>
    <w:rsid w:val="00774DEB"/>
    <w:rsid w:val="00780979"/>
    <w:rsid w:val="00784985"/>
    <w:rsid w:val="00784B71"/>
    <w:rsid w:val="007857C0"/>
    <w:rsid w:val="00785875"/>
    <w:rsid w:val="0079018E"/>
    <w:rsid w:val="0079058F"/>
    <w:rsid w:val="00791691"/>
    <w:rsid w:val="00791960"/>
    <w:rsid w:val="00791A9A"/>
    <w:rsid w:val="00794159"/>
    <w:rsid w:val="007941DC"/>
    <w:rsid w:val="007944D8"/>
    <w:rsid w:val="007950F8"/>
    <w:rsid w:val="007975B0"/>
    <w:rsid w:val="007A1168"/>
    <w:rsid w:val="007A127D"/>
    <w:rsid w:val="007A1738"/>
    <w:rsid w:val="007A18E5"/>
    <w:rsid w:val="007A2890"/>
    <w:rsid w:val="007A2DF4"/>
    <w:rsid w:val="007A2EEE"/>
    <w:rsid w:val="007A544B"/>
    <w:rsid w:val="007A5F3E"/>
    <w:rsid w:val="007A6D03"/>
    <w:rsid w:val="007A6D2C"/>
    <w:rsid w:val="007A7428"/>
    <w:rsid w:val="007B0815"/>
    <w:rsid w:val="007B1932"/>
    <w:rsid w:val="007B202A"/>
    <w:rsid w:val="007B273D"/>
    <w:rsid w:val="007B40BD"/>
    <w:rsid w:val="007B4CEC"/>
    <w:rsid w:val="007B5278"/>
    <w:rsid w:val="007B57F4"/>
    <w:rsid w:val="007B7C2B"/>
    <w:rsid w:val="007C2190"/>
    <w:rsid w:val="007C5C86"/>
    <w:rsid w:val="007C7CC6"/>
    <w:rsid w:val="007D027D"/>
    <w:rsid w:val="007D42D3"/>
    <w:rsid w:val="007D5290"/>
    <w:rsid w:val="007D5704"/>
    <w:rsid w:val="007D5CA0"/>
    <w:rsid w:val="007D649E"/>
    <w:rsid w:val="007D7D12"/>
    <w:rsid w:val="007E38EF"/>
    <w:rsid w:val="007E42ED"/>
    <w:rsid w:val="007E5A03"/>
    <w:rsid w:val="007E7796"/>
    <w:rsid w:val="007E7C1D"/>
    <w:rsid w:val="007F08AC"/>
    <w:rsid w:val="007F1505"/>
    <w:rsid w:val="007F183E"/>
    <w:rsid w:val="007F2379"/>
    <w:rsid w:val="007F58E1"/>
    <w:rsid w:val="007F64E1"/>
    <w:rsid w:val="007F693D"/>
    <w:rsid w:val="007F73B0"/>
    <w:rsid w:val="0080334C"/>
    <w:rsid w:val="00804B88"/>
    <w:rsid w:val="00805984"/>
    <w:rsid w:val="00806593"/>
    <w:rsid w:val="008069B2"/>
    <w:rsid w:val="008128C1"/>
    <w:rsid w:val="00815780"/>
    <w:rsid w:val="008168C2"/>
    <w:rsid w:val="00816ECF"/>
    <w:rsid w:val="00817259"/>
    <w:rsid w:val="00825151"/>
    <w:rsid w:val="008266F6"/>
    <w:rsid w:val="00826A59"/>
    <w:rsid w:val="00826C17"/>
    <w:rsid w:val="00831613"/>
    <w:rsid w:val="0083198D"/>
    <w:rsid w:val="0083239F"/>
    <w:rsid w:val="00832D53"/>
    <w:rsid w:val="00832EA4"/>
    <w:rsid w:val="008332E2"/>
    <w:rsid w:val="0083419E"/>
    <w:rsid w:val="00834744"/>
    <w:rsid w:val="00836D36"/>
    <w:rsid w:val="00843725"/>
    <w:rsid w:val="00844B48"/>
    <w:rsid w:val="00850D15"/>
    <w:rsid w:val="00851479"/>
    <w:rsid w:val="0085260C"/>
    <w:rsid w:val="00852987"/>
    <w:rsid w:val="00860739"/>
    <w:rsid w:val="008638B4"/>
    <w:rsid w:val="0086444F"/>
    <w:rsid w:val="0086650E"/>
    <w:rsid w:val="00867064"/>
    <w:rsid w:val="00867998"/>
    <w:rsid w:val="00867CD6"/>
    <w:rsid w:val="00872855"/>
    <w:rsid w:val="008729AD"/>
    <w:rsid w:val="00874273"/>
    <w:rsid w:val="00875809"/>
    <w:rsid w:val="0087666A"/>
    <w:rsid w:val="00877431"/>
    <w:rsid w:val="00880869"/>
    <w:rsid w:val="0088191D"/>
    <w:rsid w:val="00881E3E"/>
    <w:rsid w:val="008823AC"/>
    <w:rsid w:val="008827C0"/>
    <w:rsid w:val="00883774"/>
    <w:rsid w:val="008856E6"/>
    <w:rsid w:val="00886796"/>
    <w:rsid w:val="008875D9"/>
    <w:rsid w:val="00891B0A"/>
    <w:rsid w:val="00892749"/>
    <w:rsid w:val="00892750"/>
    <w:rsid w:val="00892C74"/>
    <w:rsid w:val="00892D00"/>
    <w:rsid w:val="00892DA4"/>
    <w:rsid w:val="0089365A"/>
    <w:rsid w:val="00893EAB"/>
    <w:rsid w:val="00897255"/>
    <w:rsid w:val="008A2397"/>
    <w:rsid w:val="008A24E7"/>
    <w:rsid w:val="008A2EF4"/>
    <w:rsid w:val="008A372F"/>
    <w:rsid w:val="008B06BB"/>
    <w:rsid w:val="008B09D3"/>
    <w:rsid w:val="008B1202"/>
    <w:rsid w:val="008B1CA9"/>
    <w:rsid w:val="008B2D3E"/>
    <w:rsid w:val="008B368A"/>
    <w:rsid w:val="008B41CD"/>
    <w:rsid w:val="008B447B"/>
    <w:rsid w:val="008B4A99"/>
    <w:rsid w:val="008B5C8C"/>
    <w:rsid w:val="008B7482"/>
    <w:rsid w:val="008B7E76"/>
    <w:rsid w:val="008C43D5"/>
    <w:rsid w:val="008C4543"/>
    <w:rsid w:val="008C4ADC"/>
    <w:rsid w:val="008C609D"/>
    <w:rsid w:val="008C77EF"/>
    <w:rsid w:val="008C78C4"/>
    <w:rsid w:val="008C7AF1"/>
    <w:rsid w:val="008C7C68"/>
    <w:rsid w:val="008D2EE1"/>
    <w:rsid w:val="008D4617"/>
    <w:rsid w:val="008D538C"/>
    <w:rsid w:val="008D602E"/>
    <w:rsid w:val="008E09D8"/>
    <w:rsid w:val="008E2993"/>
    <w:rsid w:val="008E3F50"/>
    <w:rsid w:val="008E4B19"/>
    <w:rsid w:val="008E4B5C"/>
    <w:rsid w:val="008E6359"/>
    <w:rsid w:val="008F21CF"/>
    <w:rsid w:val="008F2D90"/>
    <w:rsid w:val="008F3A6C"/>
    <w:rsid w:val="008F4AB1"/>
    <w:rsid w:val="008F4D34"/>
    <w:rsid w:val="008F5413"/>
    <w:rsid w:val="008F5D8A"/>
    <w:rsid w:val="008F7D9B"/>
    <w:rsid w:val="00900590"/>
    <w:rsid w:val="009019C2"/>
    <w:rsid w:val="00902D7C"/>
    <w:rsid w:val="00905D17"/>
    <w:rsid w:val="00905D5D"/>
    <w:rsid w:val="00906080"/>
    <w:rsid w:val="00907115"/>
    <w:rsid w:val="00907F88"/>
    <w:rsid w:val="00910AA8"/>
    <w:rsid w:val="00911B68"/>
    <w:rsid w:val="009123E8"/>
    <w:rsid w:val="0091256F"/>
    <w:rsid w:val="00912B8D"/>
    <w:rsid w:val="00912C79"/>
    <w:rsid w:val="00914399"/>
    <w:rsid w:val="0091491E"/>
    <w:rsid w:val="00914991"/>
    <w:rsid w:val="0091520C"/>
    <w:rsid w:val="009173D0"/>
    <w:rsid w:val="00917C77"/>
    <w:rsid w:val="00920534"/>
    <w:rsid w:val="00920936"/>
    <w:rsid w:val="00923F9F"/>
    <w:rsid w:val="00925B7A"/>
    <w:rsid w:val="00925D62"/>
    <w:rsid w:val="00925D63"/>
    <w:rsid w:val="00926E41"/>
    <w:rsid w:val="0092705A"/>
    <w:rsid w:val="00927E75"/>
    <w:rsid w:val="00932853"/>
    <w:rsid w:val="00932DD2"/>
    <w:rsid w:val="00933A4C"/>
    <w:rsid w:val="009407DD"/>
    <w:rsid w:val="00940B2B"/>
    <w:rsid w:val="00940D08"/>
    <w:rsid w:val="009411A1"/>
    <w:rsid w:val="0094559F"/>
    <w:rsid w:val="00945640"/>
    <w:rsid w:val="00945741"/>
    <w:rsid w:val="009529C6"/>
    <w:rsid w:val="00952B5A"/>
    <w:rsid w:val="00953E30"/>
    <w:rsid w:val="009541E1"/>
    <w:rsid w:val="0095444F"/>
    <w:rsid w:val="00954B99"/>
    <w:rsid w:val="00954D21"/>
    <w:rsid w:val="0095525C"/>
    <w:rsid w:val="00957B4A"/>
    <w:rsid w:val="00960805"/>
    <w:rsid w:val="009619A2"/>
    <w:rsid w:val="00961E0C"/>
    <w:rsid w:val="009626D0"/>
    <w:rsid w:val="0096514C"/>
    <w:rsid w:val="00965962"/>
    <w:rsid w:val="00967C5C"/>
    <w:rsid w:val="00970940"/>
    <w:rsid w:val="0097125A"/>
    <w:rsid w:val="009712FE"/>
    <w:rsid w:val="0097174A"/>
    <w:rsid w:val="0097187E"/>
    <w:rsid w:val="0097198E"/>
    <w:rsid w:val="00971A6F"/>
    <w:rsid w:val="009732BB"/>
    <w:rsid w:val="00973B8F"/>
    <w:rsid w:val="009763ED"/>
    <w:rsid w:val="0098045B"/>
    <w:rsid w:val="009805D2"/>
    <w:rsid w:val="00981B79"/>
    <w:rsid w:val="00982093"/>
    <w:rsid w:val="009831AA"/>
    <w:rsid w:val="009833CC"/>
    <w:rsid w:val="009836F4"/>
    <w:rsid w:val="00986995"/>
    <w:rsid w:val="009870D2"/>
    <w:rsid w:val="009942F6"/>
    <w:rsid w:val="009952A0"/>
    <w:rsid w:val="009971E2"/>
    <w:rsid w:val="0099737C"/>
    <w:rsid w:val="00997430"/>
    <w:rsid w:val="00997434"/>
    <w:rsid w:val="009975C3"/>
    <w:rsid w:val="00997B79"/>
    <w:rsid w:val="00997C10"/>
    <w:rsid w:val="009A02B6"/>
    <w:rsid w:val="009A0884"/>
    <w:rsid w:val="009A09AE"/>
    <w:rsid w:val="009A0CB3"/>
    <w:rsid w:val="009A0F4B"/>
    <w:rsid w:val="009A193C"/>
    <w:rsid w:val="009A1DAB"/>
    <w:rsid w:val="009A1DF5"/>
    <w:rsid w:val="009A23C0"/>
    <w:rsid w:val="009A7526"/>
    <w:rsid w:val="009B0003"/>
    <w:rsid w:val="009B0A79"/>
    <w:rsid w:val="009B1E03"/>
    <w:rsid w:val="009B2843"/>
    <w:rsid w:val="009B4276"/>
    <w:rsid w:val="009B5518"/>
    <w:rsid w:val="009B5E52"/>
    <w:rsid w:val="009B7DC1"/>
    <w:rsid w:val="009C05A9"/>
    <w:rsid w:val="009C14B3"/>
    <w:rsid w:val="009C20F2"/>
    <w:rsid w:val="009C31BC"/>
    <w:rsid w:val="009C3A54"/>
    <w:rsid w:val="009C49FC"/>
    <w:rsid w:val="009C7C02"/>
    <w:rsid w:val="009D183B"/>
    <w:rsid w:val="009D19D0"/>
    <w:rsid w:val="009D2161"/>
    <w:rsid w:val="009D2368"/>
    <w:rsid w:val="009D25BF"/>
    <w:rsid w:val="009D2A69"/>
    <w:rsid w:val="009D3979"/>
    <w:rsid w:val="009D4753"/>
    <w:rsid w:val="009D4FDC"/>
    <w:rsid w:val="009D7E1E"/>
    <w:rsid w:val="009E08CE"/>
    <w:rsid w:val="009E0C7D"/>
    <w:rsid w:val="009E5796"/>
    <w:rsid w:val="009E5D00"/>
    <w:rsid w:val="009E5FA2"/>
    <w:rsid w:val="009E6CB1"/>
    <w:rsid w:val="009F2595"/>
    <w:rsid w:val="009F2C55"/>
    <w:rsid w:val="009F39B3"/>
    <w:rsid w:val="009F3CB2"/>
    <w:rsid w:val="009F6391"/>
    <w:rsid w:val="009F7455"/>
    <w:rsid w:val="009F76D3"/>
    <w:rsid w:val="00A00C9C"/>
    <w:rsid w:val="00A01DD9"/>
    <w:rsid w:val="00A020AE"/>
    <w:rsid w:val="00A02B68"/>
    <w:rsid w:val="00A05DFD"/>
    <w:rsid w:val="00A06808"/>
    <w:rsid w:val="00A10415"/>
    <w:rsid w:val="00A106EC"/>
    <w:rsid w:val="00A1106B"/>
    <w:rsid w:val="00A11458"/>
    <w:rsid w:val="00A11DA4"/>
    <w:rsid w:val="00A12CE6"/>
    <w:rsid w:val="00A137DF"/>
    <w:rsid w:val="00A1454F"/>
    <w:rsid w:val="00A14CF1"/>
    <w:rsid w:val="00A16C81"/>
    <w:rsid w:val="00A16D6A"/>
    <w:rsid w:val="00A17A6F"/>
    <w:rsid w:val="00A20065"/>
    <w:rsid w:val="00A20293"/>
    <w:rsid w:val="00A20389"/>
    <w:rsid w:val="00A20CF1"/>
    <w:rsid w:val="00A212B1"/>
    <w:rsid w:val="00A2166A"/>
    <w:rsid w:val="00A21952"/>
    <w:rsid w:val="00A21D2C"/>
    <w:rsid w:val="00A2272C"/>
    <w:rsid w:val="00A22C2E"/>
    <w:rsid w:val="00A234BB"/>
    <w:rsid w:val="00A23A1B"/>
    <w:rsid w:val="00A248FD"/>
    <w:rsid w:val="00A24AB6"/>
    <w:rsid w:val="00A24DB3"/>
    <w:rsid w:val="00A24FEE"/>
    <w:rsid w:val="00A253C7"/>
    <w:rsid w:val="00A25899"/>
    <w:rsid w:val="00A25B23"/>
    <w:rsid w:val="00A275D6"/>
    <w:rsid w:val="00A30546"/>
    <w:rsid w:val="00A30AE1"/>
    <w:rsid w:val="00A31DBA"/>
    <w:rsid w:val="00A3238E"/>
    <w:rsid w:val="00A32714"/>
    <w:rsid w:val="00A3396B"/>
    <w:rsid w:val="00A33F4B"/>
    <w:rsid w:val="00A3468C"/>
    <w:rsid w:val="00A353F1"/>
    <w:rsid w:val="00A3597B"/>
    <w:rsid w:val="00A36B23"/>
    <w:rsid w:val="00A40B03"/>
    <w:rsid w:val="00A40F3F"/>
    <w:rsid w:val="00A42A65"/>
    <w:rsid w:val="00A42DBB"/>
    <w:rsid w:val="00A42FB0"/>
    <w:rsid w:val="00A439BC"/>
    <w:rsid w:val="00A43CAC"/>
    <w:rsid w:val="00A45059"/>
    <w:rsid w:val="00A470F0"/>
    <w:rsid w:val="00A4772D"/>
    <w:rsid w:val="00A502D0"/>
    <w:rsid w:val="00A506A1"/>
    <w:rsid w:val="00A508A4"/>
    <w:rsid w:val="00A50C1A"/>
    <w:rsid w:val="00A512E0"/>
    <w:rsid w:val="00A52F0B"/>
    <w:rsid w:val="00A55F7E"/>
    <w:rsid w:val="00A5658E"/>
    <w:rsid w:val="00A568F2"/>
    <w:rsid w:val="00A56F3A"/>
    <w:rsid w:val="00A57948"/>
    <w:rsid w:val="00A60A43"/>
    <w:rsid w:val="00A64E6C"/>
    <w:rsid w:val="00A66129"/>
    <w:rsid w:val="00A66CD8"/>
    <w:rsid w:val="00A66E50"/>
    <w:rsid w:val="00A67154"/>
    <w:rsid w:val="00A70487"/>
    <w:rsid w:val="00A70D0E"/>
    <w:rsid w:val="00A70DE5"/>
    <w:rsid w:val="00A71BFA"/>
    <w:rsid w:val="00A71E69"/>
    <w:rsid w:val="00A7219A"/>
    <w:rsid w:val="00A73A67"/>
    <w:rsid w:val="00A7446B"/>
    <w:rsid w:val="00A768C6"/>
    <w:rsid w:val="00A76F81"/>
    <w:rsid w:val="00A77366"/>
    <w:rsid w:val="00A81C50"/>
    <w:rsid w:val="00A83B4E"/>
    <w:rsid w:val="00A86E3F"/>
    <w:rsid w:val="00A87465"/>
    <w:rsid w:val="00A8746B"/>
    <w:rsid w:val="00A90247"/>
    <w:rsid w:val="00A90EE5"/>
    <w:rsid w:val="00A90F54"/>
    <w:rsid w:val="00A91C06"/>
    <w:rsid w:val="00A92FAC"/>
    <w:rsid w:val="00A960D7"/>
    <w:rsid w:val="00A9667E"/>
    <w:rsid w:val="00A96A3A"/>
    <w:rsid w:val="00A97673"/>
    <w:rsid w:val="00A977CF"/>
    <w:rsid w:val="00AA1086"/>
    <w:rsid w:val="00AA1527"/>
    <w:rsid w:val="00AA1799"/>
    <w:rsid w:val="00AA2046"/>
    <w:rsid w:val="00AA2466"/>
    <w:rsid w:val="00AA3068"/>
    <w:rsid w:val="00AA4634"/>
    <w:rsid w:val="00AA49D6"/>
    <w:rsid w:val="00AA4F30"/>
    <w:rsid w:val="00AA5AD2"/>
    <w:rsid w:val="00AA612E"/>
    <w:rsid w:val="00AA7C5D"/>
    <w:rsid w:val="00AB0064"/>
    <w:rsid w:val="00AB01F5"/>
    <w:rsid w:val="00AB10A3"/>
    <w:rsid w:val="00AB1523"/>
    <w:rsid w:val="00AB4E24"/>
    <w:rsid w:val="00AB6484"/>
    <w:rsid w:val="00AB6917"/>
    <w:rsid w:val="00AC1A2B"/>
    <w:rsid w:val="00AC26FF"/>
    <w:rsid w:val="00AC45F1"/>
    <w:rsid w:val="00AC4664"/>
    <w:rsid w:val="00AC498F"/>
    <w:rsid w:val="00AC5CBE"/>
    <w:rsid w:val="00AC6C5E"/>
    <w:rsid w:val="00AC6F64"/>
    <w:rsid w:val="00AD0C01"/>
    <w:rsid w:val="00AD15AE"/>
    <w:rsid w:val="00AD355F"/>
    <w:rsid w:val="00AD3929"/>
    <w:rsid w:val="00AD40AC"/>
    <w:rsid w:val="00AD42BB"/>
    <w:rsid w:val="00AD5B5B"/>
    <w:rsid w:val="00AD6D20"/>
    <w:rsid w:val="00AD7907"/>
    <w:rsid w:val="00AE22B0"/>
    <w:rsid w:val="00AE3808"/>
    <w:rsid w:val="00AE48F5"/>
    <w:rsid w:val="00AE4C55"/>
    <w:rsid w:val="00AF1151"/>
    <w:rsid w:val="00AF1262"/>
    <w:rsid w:val="00AF40B9"/>
    <w:rsid w:val="00AF4EA6"/>
    <w:rsid w:val="00AF6538"/>
    <w:rsid w:val="00AF678D"/>
    <w:rsid w:val="00AF72B5"/>
    <w:rsid w:val="00B010A9"/>
    <w:rsid w:val="00B01A51"/>
    <w:rsid w:val="00B039C4"/>
    <w:rsid w:val="00B04097"/>
    <w:rsid w:val="00B06859"/>
    <w:rsid w:val="00B070B2"/>
    <w:rsid w:val="00B10704"/>
    <w:rsid w:val="00B112E1"/>
    <w:rsid w:val="00B11895"/>
    <w:rsid w:val="00B12830"/>
    <w:rsid w:val="00B1682A"/>
    <w:rsid w:val="00B16E37"/>
    <w:rsid w:val="00B201C0"/>
    <w:rsid w:val="00B21BED"/>
    <w:rsid w:val="00B2264C"/>
    <w:rsid w:val="00B23FAE"/>
    <w:rsid w:val="00B24065"/>
    <w:rsid w:val="00B252FA"/>
    <w:rsid w:val="00B2568E"/>
    <w:rsid w:val="00B25D3F"/>
    <w:rsid w:val="00B26C4C"/>
    <w:rsid w:val="00B273A9"/>
    <w:rsid w:val="00B278BE"/>
    <w:rsid w:val="00B30033"/>
    <w:rsid w:val="00B3061E"/>
    <w:rsid w:val="00B32BC4"/>
    <w:rsid w:val="00B33A03"/>
    <w:rsid w:val="00B359B1"/>
    <w:rsid w:val="00B3630F"/>
    <w:rsid w:val="00B36EA0"/>
    <w:rsid w:val="00B377E6"/>
    <w:rsid w:val="00B40901"/>
    <w:rsid w:val="00B4450E"/>
    <w:rsid w:val="00B44F0A"/>
    <w:rsid w:val="00B451DB"/>
    <w:rsid w:val="00B453C8"/>
    <w:rsid w:val="00B459BD"/>
    <w:rsid w:val="00B47BD3"/>
    <w:rsid w:val="00B507D6"/>
    <w:rsid w:val="00B50A25"/>
    <w:rsid w:val="00B52DF5"/>
    <w:rsid w:val="00B5344C"/>
    <w:rsid w:val="00B5469F"/>
    <w:rsid w:val="00B56931"/>
    <w:rsid w:val="00B60ABA"/>
    <w:rsid w:val="00B6116C"/>
    <w:rsid w:val="00B625FA"/>
    <w:rsid w:val="00B70FC2"/>
    <w:rsid w:val="00B723D8"/>
    <w:rsid w:val="00B72849"/>
    <w:rsid w:val="00B7336A"/>
    <w:rsid w:val="00B74D3E"/>
    <w:rsid w:val="00B74E22"/>
    <w:rsid w:val="00B7521B"/>
    <w:rsid w:val="00B76103"/>
    <w:rsid w:val="00B768CA"/>
    <w:rsid w:val="00B77654"/>
    <w:rsid w:val="00B81087"/>
    <w:rsid w:val="00B828C3"/>
    <w:rsid w:val="00B8415F"/>
    <w:rsid w:val="00B845E1"/>
    <w:rsid w:val="00B84A1E"/>
    <w:rsid w:val="00B87AFA"/>
    <w:rsid w:val="00B87FC1"/>
    <w:rsid w:val="00B9053E"/>
    <w:rsid w:val="00B91175"/>
    <w:rsid w:val="00B92227"/>
    <w:rsid w:val="00B94096"/>
    <w:rsid w:val="00B9672D"/>
    <w:rsid w:val="00B96AA5"/>
    <w:rsid w:val="00B97C54"/>
    <w:rsid w:val="00BA0CCF"/>
    <w:rsid w:val="00BA5067"/>
    <w:rsid w:val="00BB0809"/>
    <w:rsid w:val="00BB27AE"/>
    <w:rsid w:val="00BB32D2"/>
    <w:rsid w:val="00BB697B"/>
    <w:rsid w:val="00BB6AAE"/>
    <w:rsid w:val="00BB6C57"/>
    <w:rsid w:val="00BB7EE3"/>
    <w:rsid w:val="00BC1CBA"/>
    <w:rsid w:val="00BC1F9F"/>
    <w:rsid w:val="00BC2126"/>
    <w:rsid w:val="00BC2B4F"/>
    <w:rsid w:val="00BC2CAF"/>
    <w:rsid w:val="00BC346E"/>
    <w:rsid w:val="00BC4410"/>
    <w:rsid w:val="00BD098C"/>
    <w:rsid w:val="00BD1842"/>
    <w:rsid w:val="00BD1B02"/>
    <w:rsid w:val="00BD1F08"/>
    <w:rsid w:val="00BD2329"/>
    <w:rsid w:val="00BD46B7"/>
    <w:rsid w:val="00BD4F01"/>
    <w:rsid w:val="00BD6903"/>
    <w:rsid w:val="00BD6EB2"/>
    <w:rsid w:val="00BD787D"/>
    <w:rsid w:val="00BE060E"/>
    <w:rsid w:val="00BE1C26"/>
    <w:rsid w:val="00BE1C34"/>
    <w:rsid w:val="00BE2313"/>
    <w:rsid w:val="00BE2721"/>
    <w:rsid w:val="00BE2C0F"/>
    <w:rsid w:val="00BE2CA0"/>
    <w:rsid w:val="00BE38A0"/>
    <w:rsid w:val="00BE6AF0"/>
    <w:rsid w:val="00BE6C2B"/>
    <w:rsid w:val="00BE7250"/>
    <w:rsid w:val="00BE76A3"/>
    <w:rsid w:val="00BF0324"/>
    <w:rsid w:val="00BF0602"/>
    <w:rsid w:val="00BF1D65"/>
    <w:rsid w:val="00BF4CDC"/>
    <w:rsid w:val="00BF4E36"/>
    <w:rsid w:val="00BF5469"/>
    <w:rsid w:val="00BF61F7"/>
    <w:rsid w:val="00BF797E"/>
    <w:rsid w:val="00C0365F"/>
    <w:rsid w:val="00C041FB"/>
    <w:rsid w:val="00C046D3"/>
    <w:rsid w:val="00C052D1"/>
    <w:rsid w:val="00C106A7"/>
    <w:rsid w:val="00C10892"/>
    <w:rsid w:val="00C10C93"/>
    <w:rsid w:val="00C123EA"/>
    <w:rsid w:val="00C12407"/>
    <w:rsid w:val="00C13059"/>
    <w:rsid w:val="00C16344"/>
    <w:rsid w:val="00C1760A"/>
    <w:rsid w:val="00C213A1"/>
    <w:rsid w:val="00C21BB0"/>
    <w:rsid w:val="00C21C82"/>
    <w:rsid w:val="00C221D2"/>
    <w:rsid w:val="00C23606"/>
    <w:rsid w:val="00C2459F"/>
    <w:rsid w:val="00C2488F"/>
    <w:rsid w:val="00C25D58"/>
    <w:rsid w:val="00C26BA7"/>
    <w:rsid w:val="00C30E34"/>
    <w:rsid w:val="00C331C7"/>
    <w:rsid w:val="00C33CD5"/>
    <w:rsid w:val="00C34A42"/>
    <w:rsid w:val="00C37193"/>
    <w:rsid w:val="00C40EB0"/>
    <w:rsid w:val="00C41F38"/>
    <w:rsid w:val="00C42972"/>
    <w:rsid w:val="00C42CB2"/>
    <w:rsid w:val="00C5104C"/>
    <w:rsid w:val="00C5231C"/>
    <w:rsid w:val="00C52A17"/>
    <w:rsid w:val="00C537CE"/>
    <w:rsid w:val="00C554E2"/>
    <w:rsid w:val="00C55AA0"/>
    <w:rsid w:val="00C55EC9"/>
    <w:rsid w:val="00C57066"/>
    <w:rsid w:val="00C57D08"/>
    <w:rsid w:val="00C6048A"/>
    <w:rsid w:val="00C607BF"/>
    <w:rsid w:val="00C63DD7"/>
    <w:rsid w:val="00C66466"/>
    <w:rsid w:val="00C67AF8"/>
    <w:rsid w:val="00C7144A"/>
    <w:rsid w:val="00C73665"/>
    <w:rsid w:val="00C76C9E"/>
    <w:rsid w:val="00C76D7A"/>
    <w:rsid w:val="00C807EE"/>
    <w:rsid w:val="00C815CC"/>
    <w:rsid w:val="00C82596"/>
    <w:rsid w:val="00C825F4"/>
    <w:rsid w:val="00C82E4A"/>
    <w:rsid w:val="00C83B5F"/>
    <w:rsid w:val="00C86FCE"/>
    <w:rsid w:val="00C87481"/>
    <w:rsid w:val="00C90A3A"/>
    <w:rsid w:val="00C911CB"/>
    <w:rsid w:val="00C91262"/>
    <w:rsid w:val="00C91960"/>
    <w:rsid w:val="00C921B8"/>
    <w:rsid w:val="00C9232A"/>
    <w:rsid w:val="00C93BA7"/>
    <w:rsid w:val="00C944C9"/>
    <w:rsid w:val="00C94612"/>
    <w:rsid w:val="00C95F00"/>
    <w:rsid w:val="00C960E3"/>
    <w:rsid w:val="00CA0D1F"/>
    <w:rsid w:val="00CA0D8E"/>
    <w:rsid w:val="00CA2105"/>
    <w:rsid w:val="00CA2CB9"/>
    <w:rsid w:val="00CA3B09"/>
    <w:rsid w:val="00CA3D9E"/>
    <w:rsid w:val="00CA63AF"/>
    <w:rsid w:val="00CA7AA8"/>
    <w:rsid w:val="00CB0268"/>
    <w:rsid w:val="00CB0ABE"/>
    <w:rsid w:val="00CB0CC9"/>
    <w:rsid w:val="00CB2D75"/>
    <w:rsid w:val="00CB35D2"/>
    <w:rsid w:val="00CB39F8"/>
    <w:rsid w:val="00CB3CFD"/>
    <w:rsid w:val="00CB506F"/>
    <w:rsid w:val="00CB5E3D"/>
    <w:rsid w:val="00CB639B"/>
    <w:rsid w:val="00CC040F"/>
    <w:rsid w:val="00CC3FDD"/>
    <w:rsid w:val="00CC727F"/>
    <w:rsid w:val="00CC7282"/>
    <w:rsid w:val="00CC7AE2"/>
    <w:rsid w:val="00CD0936"/>
    <w:rsid w:val="00CD2289"/>
    <w:rsid w:val="00CD3209"/>
    <w:rsid w:val="00CD3747"/>
    <w:rsid w:val="00CD5135"/>
    <w:rsid w:val="00CD6D29"/>
    <w:rsid w:val="00CE392E"/>
    <w:rsid w:val="00CE61B0"/>
    <w:rsid w:val="00CE6AF3"/>
    <w:rsid w:val="00CE7CC7"/>
    <w:rsid w:val="00CF0612"/>
    <w:rsid w:val="00CF24A2"/>
    <w:rsid w:val="00CF4016"/>
    <w:rsid w:val="00CF60A5"/>
    <w:rsid w:val="00CF6D02"/>
    <w:rsid w:val="00D01A63"/>
    <w:rsid w:val="00D03340"/>
    <w:rsid w:val="00D07286"/>
    <w:rsid w:val="00D109EC"/>
    <w:rsid w:val="00D10C15"/>
    <w:rsid w:val="00D114D6"/>
    <w:rsid w:val="00D130A6"/>
    <w:rsid w:val="00D133DD"/>
    <w:rsid w:val="00D142AF"/>
    <w:rsid w:val="00D15ED7"/>
    <w:rsid w:val="00D15F39"/>
    <w:rsid w:val="00D22BEA"/>
    <w:rsid w:val="00D23E2A"/>
    <w:rsid w:val="00D242B6"/>
    <w:rsid w:val="00D2436A"/>
    <w:rsid w:val="00D255AB"/>
    <w:rsid w:val="00D27781"/>
    <w:rsid w:val="00D27D81"/>
    <w:rsid w:val="00D31609"/>
    <w:rsid w:val="00D31E70"/>
    <w:rsid w:val="00D3304C"/>
    <w:rsid w:val="00D33347"/>
    <w:rsid w:val="00D334DB"/>
    <w:rsid w:val="00D334F0"/>
    <w:rsid w:val="00D34129"/>
    <w:rsid w:val="00D35A66"/>
    <w:rsid w:val="00D35B4F"/>
    <w:rsid w:val="00D36AF7"/>
    <w:rsid w:val="00D36F4A"/>
    <w:rsid w:val="00D40E01"/>
    <w:rsid w:val="00D4208B"/>
    <w:rsid w:val="00D4502C"/>
    <w:rsid w:val="00D45097"/>
    <w:rsid w:val="00D463C9"/>
    <w:rsid w:val="00D471F8"/>
    <w:rsid w:val="00D473A7"/>
    <w:rsid w:val="00D475AB"/>
    <w:rsid w:val="00D501A7"/>
    <w:rsid w:val="00D50845"/>
    <w:rsid w:val="00D53C91"/>
    <w:rsid w:val="00D5404C"/>
    <w:rsid w:val="00D5437C"/>
    <w:rsid w:val="00D555B9"/>
    <w:rsid w:val="00D618EA"/>
    <w:rsid w:val="00D634F0"/>
    <w:rsid w:val="00D646F8"/>
    <w:rsid w:val="00D65564"/>
    <w:rsid w:val="00D658FF"/>
    <w:rsid w:val="00D66E78"/>
    <w:rsid w:val="00D6718F"/>
    <w:rsid w:val="00D67B0B"/>
    <w:rsid w:val="00D71775"/>
    <w:rsid w:val="00D718F8"/>
    <w:rsid w:val="00D728A2"/>
    <w:rsid w:val="00D73663"/>
    <w:rsid w:val="00D73EF3"/>
    <w:rsid w:val="00D744AC"/>
    <w:rsid w:val="00D74558"/>
    <w:rsid w:val="00D752C8"/>
    <w:rsid w:val="00D7609D"/>
    <w:rsid w:val="00D8145D"/>
    <w:rsid w:val="00D836A0"/>
    <w:rsid w:val="00D83CAF"/>
    <w:rsid w:val="00D84246"/>
    <w:rsid w:val="00D849AC"/>
    <w:rsid w:val="00D851B1"/>
    <w:rsid w:val="00D85E0E"/>
    <w:rsid w:val="00D8620D"/>
    <w:rsid w:val="00D86A73"/>
    <w:rsid w:val="00D874FC"/>
    <w:rsid w:val="00D87790"/>
    <w:rsid w:val="00D87C1A"/>
    <w:rsid w:val="00D87C80"/>
    <w:rsid w:val="00D92E90"/>
    <w:rsid w:val="00D94645"/>
    <w:rsid w:val="00D956B0"/>
    <w:rsid w:val="00D9687E"/>
    <w:rsid w:val="00D96CB0"/>
    <w:rsid w:val="00D96D78"/>
    <w:rsid w:val="00DA07E6"/>
    <w:rsid w:val="00DA1F7B"/>
    <w:rsid w:val="00DA2357"/>
    <w:rsid w:val="00DA3F56"/>
    <w:rsid w:val="00DA46B1"/>
    <w:rsid w:val="00DA4A24"/>
    <w:rsid w:val="00DA537D"/>
    <w:rsid w:val="00DA6A16"/>
    <w:rsid w:val="00DA6E41"/>
    <w:rsid w:val="00DA731E"/>
    <w:rsid w:val="00DB19CD"/>
    <w:rsid w:val="00DB1A22"/>
    <w:rsid w:val="00DB1AAB"/>
    <w:rsid w:val="00DB2852"/>
    <w:rsid w:val="00DB6180"/>
    <w:rsid w:val="00DC1C9B"/>
    <w:rsid w:val="00DC30B5"/>
    <w:rsid w:val="00DC314C"/>
    <w:rsid w:val="00DC4987"/>
    <w:rsid w:val="00DC5CF0"/>
    <w:rsid w:val="00DC605F"/>
    <w:rsid w:val="00DD2A31"/>
    <w:rsid w:val="00DD37F6"/>
    <w:rsid w:val="00DD3E83"/>
    <w:rsid w:val="00DD504C"/>
    <w:rsid w:val="00DD729F"/>
    <w:rsid w:val="00DD7320"/>
    <w:rsid w:val="00DD7551"/>
    <w:rsid w:val="00DE0218"/>
    <w:rsid w:val="00DE0843"/>
    <w:rsid w:val="00DE15ED"/>
    <w:rsid w:val="00DE1952"/>
    <w:rsid w:val="00DE1E3E"/>
    <w:rsid w:val="00DE2FF9"/>
    <w:rsid w:val="00DE4C4C"/>
    <w:rsid w:val="00DE52F9"/>
    <w:rsid w:val="00DF2180"/>
    <w:rsid w:val="00DF34E2"/>
    <w:rsid w:val="00DF36F6"/>
    <w:rsid w:val="00DF4F84"/>
    <w:rsid w:val="00DF5203"/>
    <w:rsid w:val="00DF78A7"/>
    <w:rsid w:val="00E014D2"/>
    <w:rsid w:val="00E02B14"/>
    <w:rsid w:val="00E035A0"/>
    <w:rsid w:val="00E05326"/>
    <w:rsid w:val="00E05B8D"/>
    <w:rsid w:val="00E07B83"/>
    <w:rsid w:val="00E10E0C"/>
    <w:rsid w:val="00E10F7F"/>
    <w:rsid w:val="00E1482A"/>
    <w:rsid w:val="00E148C1"/>
    <w:rsid w:val="00E14957"/>
    <w:rsid w:val="00E166FD"/>
    <w:rsid w:val="00E22C0F"/>
    <w:rsid w:val="00E234EB"/>
    <w:rsid w:val="00E26676"/>
    <w:rsid w:val="00E26A99"/>
    <w:rsid w:val="00E26AC0"/>
    <w:rsid w:val="00E310A2"/>
    <w:rsid w:val="00E329BB"/>
    <w:rsid w:val="00E32AD3"/>
    <w:rsid w:val="00E33BEE"/>
    <w:rsid w:val="00E36410"/>
    <w:rsid w:val="00E3654E"/>
    <w:rsid w:val="00E37A93"/>
    <w:rsid w:val="00E37C3E"/>
    <w:rsid w:val="00E41F3D"/>
    <w:rsid w:val="00E4273D"/>
    <w:rsid w:val="00E4294A"/>
    <w:rsid w:val="00E44C44"/>
    <w:rsid w:val="00E507DF"/>
    <w:rsid w:val="00E5147F"/>
    <w:rsid w:val="00E51EF3"/>
    <w:rsid w:val="00E52B1E"/>
    <w:rsid w:val="00E52D5C"/>
    <w:rsid w:val="00E617E5"/>
    <w:rsid w:val="00E62812"/>
    <w:rsid w:val="00E63308"/>
    <w:rsid w:val="00E6367F"/>
    <w:rsid w:val="00E64140"/>
    <w:rsid w:val="00E6508F"/>
    <w:rsid w:val="00E66656"/>
    <w:rsid w:val="00E66F97"/>
    <w:rsid w:val="00E6739D"/>
    <w:rsid w:val="00E679F5"/>
    <w:rsid w:val="00E71395"/>
    <w:rsid w:val="00E71D7B"/>
    <w:rsid w:val="00E7206D"/>
    <w:rsid w:val="00E73275"/>
    <w:rsid w:val="00E733FF"/>
    <w:rsid w:val="00E74E61"/>
    <w:rsid w:val="00E755FB"/>
    <w:rsid w:val="00E75E2D"/>
    <w:rsid w:val="00E76731"/>
    <w:rsid w:val="00E76DD2"/>
    <w:rsid w:val="00E772BF"/>
    <w:rsid w:val="00E808B5"/>
    <w:rsid w:val="00E80DD2"/>
    <w:rsid w:val="00E81707"/>
    <w:rsid w:val="00E8219D"/>
    <w:rsid w:val="00E83B26"/>
    <w:rsid w:val="00E84122"/>
    <w:rsid w:val="00E910A6"/>
    <w:rsid w:val="00E911AB"/>
    <w:rsid w:val="00E91314"/>
    <w:rsid w:val="00E915AC"/>
    <w:rsid w:val="00E93021"/>
    <w:rsid w:val="00E9549A"/>
    <w:rsid w:val="00E97A2A"/>
    <w:rsid w:val="00EA4132"/>
    <w:rsid w:val="00EA4B6B"/>
    <w:rsid w:val="00EA5814"/>
    <w:rsid w:val="00EA77C1"/>
    <w:rsid w:val="00EB0C48"/>
    <w:rsid w:val="00EB2470"/>
    <w:rsid w:val="00EB33D5"/>
    <w:rsid w:val="00EB521F"/>
    <w:rsid w:val="00EB697B"/>
    <w:rsid w:val="00EC244C"/>
    <w:rsid w:val="00EC2454"/>
    <w:rsid w:val="00EC2486"/>
    <w:rsid w:val="00EC258A"/>
    <w:rsid w:val="00EC2740"/>
    <w:rsid w:val="00EC307F"/>
    <w:rsid w:val="00EC3ECF"/>
    <w:rsid w:val="00EC4544"/>
    <w:rsid w:val="00EC64CE"/>
    <w:rsid w:val="00EC6DC1"/>
    <w:rsid w:val="00EC718D"/>
    <w:rsid w:val="00EC7390"/>
    <w:rsid w:val="00EC7A7B"/>
    <w:rsid w:val="00ED1DEF"/>
    <w:rsid w:val="00ED2D59"/>
    <w:rsid w:val="00ED3D69"/>
    <w:rsid w:val="00ED4746"/>
    <w:rsid w:val="00ED534A"/>
    <w:rsid w:val="00ED6D62"/>
    <w:rsid w:val="00EE0769"/>
    <w:rsid w:val="00EE1F48"/>
    <w:rsid w:val="00EE29C8"/>
    <w:rsid w:val="00EE3991"/>
    <w:rsid w:val="00EE53FB"/>
    <w:rsid w:val="00EE5C45"/>
    <w:rsid w:val="00EE5F74"/>
    <w:rsid w:val="00EE716C"/>
    <w:rsid w:val="00EF00B6"/>
    <w:rsid w:val="00EF078D"/>
    <w:rsid w:val="00EF0DDF"/>
    <w:rsid w:val="00EF1084"/>
    <w:rsid w:val="00EF13ED"/>
    <w:rsid w:val="00EF1767"/>
    <w:rsid w:val="00EF2819"/>
    <w:rsid w:val="00EF2A4E"/>
    <w:rsid w:val="00EF2C47"/>
    <w:rsid w:val="00EF443A"/>
    <w:rsid w:val="00EF4A81"/>
    <w:rsid w:val="00EF6496"/>
    <w:rsid w:val="00EF7191"/>
    <w:rsid w:val="00EF7B89"/>
    <w:rsid w:val="00F01B2B"/>
    <w:rsid w:val="00F0313B"/>
    <w:rsid w:val="00F03EF8"/>
    <w:rsid w:val="00F04B8A"/>
    <w:rsid w:val="00F04D25"/>
    <w:rsid w:val="00F05082"/>
    <w:rsid w:val="00F05A29"/>
    <w:rsid w:val="00F05C5B"/>
    <w:rsid w:val="00F05CFB"/>
    <w:rsid w:val="00F0709F"/>
    <w:rsid w:val="00F0712B"/>
    <w:rsid w:val="00F1049F"/>
    <w:rsid w:val="00F10A44"/>
    <w:rsid w:val="00F10F70"/>
    <w:rsid w:val="00F1131D"/>
    <w:rsid w:val="00F1170E"/>
    <w:rsid w:val="00F11EF3"/>
    <w:rsid w:val="00F122CA"/>
    <w:rsid w:val="00F12636"/>
    <w:rsid w:val="00F13115"/>
    <w:rsid w:val="00F14F28"/>
    <w:rsid w:val="00F158A7"/>
    <w:rsid w:val="00F165B4"/>
    <w:rsid w:val="00F202E8"/>
    <w:rsid w:val="00F2145F"/>
    <w:rsid w:val="00F2338A"/>
    <w:rsid w:val="00F25877"/>
    <w:rsid w:val="00F26479"/>
    <w:rsid w:val="00F27A3F"/>
    <w:rsid w:val="00F27F6D"/>
    <w:rsid w:val="00F30B53"/>
    <w:rsid w:val="00F31CF6"/>
    <w:rsid w:val="00F33C5A"/>
    <w:rsid w:val="00F33D17"/>
    <w:rsid w:val="00F37727"/>
    <w:rsid w:val="00F3785A"/>
    <w:rsid w:val="00F40C36"/>
    <w:rsid w:val="00F41DB7"/>
    <w:rsid w:val="00F420A5"/>
    <w:rsid w:val="00F43B24"/>
    <w:rsid w:val="00F43FFF"/>
    <w:rsid w:val="00F468D6"/>
    <w:rsid w:val="00F50D20"/>
    <w:rsid w:val="00F50D9E"/>
    <w:rsid w:val="00F50F06"/>
    <w:rsid w:val="00F51321"/>
    <w:rsid w:val="00F526DB"/>
    <w:rsid w:val="00F5315F"/>
    <w:rsid w:val="00F55545"/>
    <w:rsid w:val="00F55A3C"/>
    <w:rsid w:val="00F5641F"/>
    <w:rsid w:val="00F56C4B"/>
    <w:rsid w:val="00F57A91"/>
    <w:rsid w:val="00F60A9E"/>
    <w:rsid w:val="00F62CF7"/>
    <w:rsid w:val="00F62D3A"/>
    <w:rsid w:val="00F647F5"/>
    <w:rsid w:val="00F650F0"/>
    <w:rsid w:val="00F65127"/>
    <w:rsid w:val="00F65191"/>
    <w:rsid w:val="00F65DA3"/>
    <w:rsid w:val="00F66039"/>
    <w:rsid w:val="00F66422"/>
    <w:rsid w:val="00F66584"/>
    <w:rsid w:val="00F7225A"/>
    <w:rsid w:val="00F7247A"/>
    <w:rsid w:val="00F73B35"/>
    <w:rsid w:val="00F742A2"/>
    <w:rsid w:val="00F75E85"/>
    <w:rsid w:val="00F763C2"/>
    <w:rsid w:val="00F76F31"/>
    <w:rsid w:val="00F77493"/>
    <w:rsid w:val="00F80668"/>
    <w:rsid w:val="00F806E9"/>
    <w:rsid w:val="00F81304"/>
    <w:rsid w:val="00F822FE"/>
    <w:rsid w:val="00F83225"/>
    <w:rsid w:val="00F83AFB"/>
    <w:rsid w:val="00F85821"/>
    <w:rsid w:val="00F863FA"/>
    <w:rsid w:val="00F9128C"/>
    <w:rsid w:val="00F92230"/>
    <w:rsid w:val="00F93213"/>
    <w:rsid w:val="00F944B7"/>
    <w:rsid w:val="00F96484"/>
    <w:rsid w:val="00FA10C3"/>
    <w:rsid w:val="00FA179D"/>
    <w:rsid w:val="00FA1C13"/>
    <w:rsid w:val="00FA2747"/>
    <w:rsid w:val="00FA2CDF"/>
    <w:rsid w:val="00FA3465"/>
    <w:rsid w:val="00FA3C22"/>
    <w:rsid w:val="00FA51E5"/>
    <w:rsid w:val="00FA591B"/>
    <w:rsid w:val="00FB002F"/>
    <w:rsid w:val="00FB132B"/>
    <w:rsid w:val="00FB1770"/>
    <w:rsid w:val="00FB26EB"/>
    <w:rsid w:val="00FB27D3"/>
    <w:rsid w:val="00FB3699"/>
    <w:rsid w:val="00FB3C22"/>
    <w:rsid w:val="00FB45C0"/>
    <w:rsid w:val="00FB4A13"/>
    <w:rsid w:val="00FB665B"/>
    <w:rsid w:val="00FB740B"/>
    <w:rsid w:val="00FB7A3C"/>
    <w:rsid w:val="00FC1459"/>
    <w:rsid w:val="00FC2ECE"/>
    <w:rsid w:val="00FC3E68"/>
    <w:rsid w:val="00FC3EDE"/>
    <w:rsid w:val="00FC40BE"/>
    <w:rsid w:val="00FC41C7"/>
    <w:rsid w:val="00FC696D"/>
    <w:rsid w:val="00FD168F"/>
    <w:rsid w:val="00FD21DD"/>
    <w:rsid w:val="00FD22FB"/>
    <w:rsid w:val="00FD40F7"/>
    <w:rsid w:val="00FD4311"/>
    <w:rsid w:val="00FD5060"/>
    <w:rsid w:val="00FD7244"/>
    <w:rsid w:val="00FD7628"/>
    <w:rsid w:val="00FD7CFA"/>
    <w:rsid w:val="00FE1710"/>
    <w:rsid w:val="00FE1968"/>
    <w:rsid w:val="00FE1C21"/>
    <w:rsid w:val="00FE2BDD"/>
    <w:rsid w:val="00FE3328"/>
    <w:rsid w:val="00FE3622"/>
    <w:rsid w:val="00FE4AD3"/>
    <w:rsid w:val="00FE6115"/>
    <w:rsid w:val="00FF1374"/>
    <w:rsid w:val="00FF23E4"/>
    <w:rsid w:val="00FF24E7"/>
    <w:rsid w:val="00FF3A67"/>
    <w:rsid w:val="00FF4C51"/>
    <w:rsid w:val="00FF5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7CACB"/>
  <w15:chartTrackingRefBased/>
  <w15:docId w15:val="{FDFB4337-AFDA-A445-96BF-F9F3E54E3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E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E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E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E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E52"/>
    <w:rPr>
      <w:rFonts w:eastAsiaTheme="majorEastAsia" w:cstheme="majorBidi"/>
      <w:color w:val="272727" w:themeColor="text1" w:themeTint="D8"/>
    </w:rPr>
  </w:style>
  <w:style w:type="paragraph" w:styleId="Title">
    <w:name w:val="Title"/>
    <w:basedOn w:val="Normal"/>
    <w:next w:val="Normal"/>
    <w:link w:val="TitleChar"/>
    <w:uiPriority w:val="10"/>
    <w:qFormat/>
    <w:rsid w:val="009B5E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E5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E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5E52"/>
    <w:rPr>
      <w:i/>
      <w:iCs/>
      <w:color w:val="404040" w:themeColor="text1" w:themeTint="BF"/>
    </w:rPr>
  </w:style>
  <w:style w:type="paragraph" w:styleId="ListParagraph">
    <w:name w:val="List Paragraph"/>
    <w:basedOn w:val="Normal"/>
    <w:uiPriority w:val="34"/>
    <w:qFormat/>
    <w:rsid w:val="009B5E52"/>
    <w:pPr>
      <w:ind w:left="720"/>
      <w:contextualSpacing/>
    </w:pPr>
  </w:style>
  <w:style w:type="character" w:styleId="IntenseEmphasis">
    <w:name w:val="Intense Emphasis"/>
    <w:basedOn w:val="DefaultParagraphFont"/>
    <w:uiPriority w:val="21"/>
    <w:qFormat/>
    <w:rsid w:val="009B5E52"/>
    <w:rPr>
      <w:i/>
      <w:iCs/>
      <w:color w:val="0F4761" w:themeColor="accent1" w:themeShade="BF"/>
    </w:rPr>
  </w:style>
  <w:style w:type="paragraph" w:styleId="IntenseQuote">
    <w:name w:val="Intense Quote"/>
    <w:basedOn w:val="Normal"/>
    <w:next w:val="Normal"/>
    <w:link w:val="IntenseQuoteChar"/>
    <w:uiPriority w:val="30"/>
    <w:qFormat/>
    <w:rsid w:val="009B5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E52"/>
    <w:rPr>
      <w:i/>
      <w:iCs/>
      <w:color w:val="0F4761" w:themeColor="accent1" w:themeShade="BF"/>
    </w:rPr>
  </w:style>
  <w:style w:type="character" w:styleId="IntenseReference">
    <w:name w:val="Intense Reference"/>
    <w:basedOn w:val="DefaultParagraphFont"/>
    <w:uiPriority w:val="32"/>
    <w:qFormat/>
    <w:rsid w:val="009B5E52"/>
    <w:rPr>
      <w:b/>
      <w:bCs/>
      <w:smallCaps/>
      <w:color w:val="0F4761" w:themeColor="accent1" w:themeShade="BF"/>
      <w:spacing w:val="5"/>
    </w:rPr>
  </w:style>
  <w:style w:type="paragraph" w:styleId="Header">
    <w:name w:val="header"/>
    <w:basedOn w:val="Normal"/>
    <w:link w:val="HeaderChar"/>
    <w:uiPriority w:val="99"/>
    <w:unhideWhenUsed/>
    <w:rsid w:val="008F3A6C"/>
    <w:pPr>
      <w:tabs>
        <w:tab w:val="center" w:pos="4680"/>
        <w:tab w:val="right" w:pos="9360"/>
      </w:tabs>
    </w:pPr>
  </w:style>
  <w:style w:type="character" w:customStyle="1" w:styleId="HeaderChar">
    <w:name w:val="Header Char"/>
    <w:basedOn w:val="DefaultParagraphFont"/>
    <w:link w:val="Header"/>
    <w:uiPriority w:val="99"/>
    <w:rsid w:val="008F3A6C"/>
  </w:style>
  <w:style w:type="paragraph" w:styleId="Footer">
    <w:name w:val="footer"/>
    <w:basedOn w:val="Normal"/>
    <w:link w:val="FooterChar"/>
    <w:uiPriority w:val="99"/>
    <w:unhideWhenUsed/>
    <w:rsid w:val="008F3A6C"/>
    <w:pPr>
      <w:tabs>
        <w:tab w:val="center" w:pos="4680"/>
        <w:tab w:val="right" w:pos="9360"/>
      </w:tabs>
    </w:pPr>
  </w:style>
  <w:style w:type="character" w:customStyle="1" w:styleId="FooterChar">
    <w:name w:val="Footer Char"/>
    <w:basedOn w:val="DefaultParagraphFont"/>
    <w:link w:val="Footer"/>
    <w:uiPriority w:val="99"/>
    <w:rsid w:val="008F3A6C"/>
  </w:style>
  <w:style w:type="character" w:styleId="PageNumber">
    <w:name w:val="page number"/>
    <w:basedOn w:val="DefaultParagraphFont"/>
    <w:uiPriority w:val="99"/>
    <w:semiHidden/>
    <w:unhideWhenUsed/>
    <w:rsid w:val="008F3A6C"/>
  </w:style>
  <w:style w:type="table" w:styleId="TableGrid">
    <w:name w:val="Table Grid"/>
    <w:basedOn w:val="TableNormal"/>
    <w:uiPriority w:val="39"/>
    <w:rsid w:val="00D634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433A4F"/>
    <w:rPr>
      <w:sz w:val="20"/>
      <w:szCs w:val="20"/>
    </w:rPr>
  </w:style>
  <w:style w:type="character" w:customStyle="1" w:styleId="EndnoteTextChar">
    <w:name w:val="Endnote Text Char"/>
    <w:basedOn w:val="DefaultParagraphFont"/>
    <w:link w:val="EndnoteText"/>
    <w:uiPriority w:val="99"/>
    <w:rsid w:val="00433A4F"/>
    <w:rPr>
      <w:sz w:val="20"/>
      <w:szCs w:val="20"/>
    </w:rPr>
  </w:style>
  <w:style w:type="character" w:styleId="EndnoteReference">
    <w:name w:val="endnote reference"/>
    <w:basedOn w:val="DefaultParagraphFont"/>
    <w:uiPriority w:val="99"/>
    <w:semiHidden/>
    <w:unhideWhenUsed/>
    <w:rsid w:val="00433A4F"/>
    <w:rPr>
      <w:vertAlign w:val="superscript"/>
    </w:rPr>
  </w:style>
  <w:style w:type="character" w:styleId="Hyperlink">
    <w:name w:val="Hyperlink"/>
    <w:basedOn w:val="DefaultParagraphFont"/>
    <w:uiPriority w:val="99"/>
    <w:unhideWhenUsed/>
    <w:rsid w:val="00652CC2"/>
    <w:rPr>
      <w:color w:val="467886" w:themeColor="hyperlink"/>
      <w:u w:val="single"/>
    </w:rPr>
  </w:style>
  <w:style w:type="character" w:styleId="UnresolvedMention">
    <w:name w:val="Unresolved Mention"/>
    <w:basedOn w:val="DefaultParagraphFont"/>
    <w:uiPriority w:val="99"/>
    <w:semiHidden/>
    <w:unhideWhenUsed/>
    <w:rsid w:val="00652CC2"/>
    <w:rPr>
      <w:color w:val="605E5C"/>
      <w:shd w:val="clear" w:color="auto" w:fill="E1DFDD"/>
    </w:rPr>
  </w:style>
  <w:style w:type="paragraph" w:styleId="Revision">
    <w:name w:val="Revision"/>
    <w:hidden/>
    <w:uiPriority w:val="99"/>
    <w:semiHidden/>
    <w:rsid w:val="003D33A9"/>
  </w:style>
  <w:style w:type="character" w:customStyle="1" w:styleId="t286pc">
    <w:name w:val="t286pc"/>
    <w:basedOn w:val="DefaultParagraphFont"/>
    <w:rsid w:val="0039186F"/>
  </w:style>
  <w:style w:type="character" w:styleId="Emphasis">
    <w:name w:val="Emphasis"/>
    <w:basedOn w:val="DefaultParagraphFont"/>
    <w:uiPriority w:val="20"/>
    <w:qFormat/>
    <w:rsid w:val="0039186F"/>
    <w:rPr>
      <w:i/>
      <w:iCs/>
    </w:rPr>
  </w:style>
  <w:style w:type="paragraph" w:styleId="NormalWeb">
    <w:name w:val="Normal (Web)"/>
    <w:basedOn w:val="Normal"/>
    <w:uiPriority w:val="99"/>
    <w:semiHidden/>
    <w:unhideWhenUsed/>
    <w:rsid w:val="0039186F"/>
    <w:pPr>
      <w:spacing w:before="100" w:beforeAutospacing="1" w:after="100" w:afterAutospacing="1"/>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407348"/>
    <w:rPr>
      <w:color w:val="96607D" w:themeColor="followedHyperlink"/>
      <w:u w:val="single"/>
    </w:rPr>
  </w:style>
  <w:style w:type="character" w:styleId="Strong">
    <w:name w:val="Strong"/>
    <w:basedOn w:val="DefaultParagraphFont"/>
    <w:uiPriority w:val="22"/>
    <w:qFormat/>
    <w:rsid w:val="001C67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1113">
      <w:bodyDiv w:val="1"/>
      <w:marLeft w:val="0"/>
      <w:marRight w:val="0"/>
      <w:marTop w:val="0"/>
      <w:marBottom w:val="0"/>
      <w:divBdr>
        <w:top w:val="none" w:sz="0" w:space="0" w:color="auto"/>
        <w:left w:val="none" w:sz="0" w:space="0" w:color="auto"/>
        <w:bottom w:val="none" w:sz="0" w:space="0" w:color="auto"/>
        <w:right w:val="none" w:sz="0" w:space="0" w:color="auto"/>
      </w:divBdr>
    </w:div>
    <w:div w:id="52655878">
      <w:bodyDiv w:val="1"/>
      <w:marLeft w:val="0"/>
      <w:marRight w:val="0"/>
      <w:marTop w:val="0"/>
      <w:marBottom w:val="0"/>
      <w:divBdr>
        <w:top w:val="none" w:sz="0" w:space="0" w:color="auto"/>
        <w:left w:val="none" w:sz="0" w:space="0" w:color="auto"/>
        <w:bottom w:val="none" w:sz="0" w:space="0" w:color="auto"/>
        <w:right w:val="none" w:sz="0" w:space="0" w:color="auto"/>
      </w:divBdr>
    </w:div>
    <w:div w:id="1492331964">
      <w:bodyDiv w:val="1"/>
      <w:marLeft w:val="0"/>
      <w:marRight w:val="0"/>
      <w:marTop w:val="0"/>
      <w:marBottom w:val="0"/>
      <w:divBdr>
        <w:top w:val="none" w:sz="0" w:space="0" w:color="auto"/>
        <w:left w:val="none" w:sz="0" w:space="0" w:color="auto"/>
        <w:bottom w:val="none" w:sz="0" w:space="0" w:color="auto"/>
        <w:right w:val="none" w:sz="0" w:space="0" w:color="auto"/>
      </w:divBdr>
    </w:div>
    <w:div w:id="151869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_rels/endnotes.xml.rels><?xml version="1.0" encoding="UTF-8" standalone="yes"?>
<Relationships xmlns="http://schemas.openxmlformats.org/package/2006/relationships"><Relationship Id="rId8" Type="http://schemas.openxmlformats.org/officeDocument/2006/relationships/hyperlink" Target="https://doi.org/10.1007/978-3-540-68569-2_15" TargetMode="External"/><Relationship Id="rId3" Type="http://schemas.openxmlformats.org/officeDocument/2006/relationships/hyperlink" Target="https://web.archive.org/web/20220327001944/https://www.hud.gov/" TargetMode="External"/><Relationship Id="rId7" Type="http://schemas.openxmlformats.org/officeDocument/2006/relationships/hyperlink" Target="https://doi.org/10.1111/gec3.12468" TargetMode="External"/><Relationship Id="rId2" Type="http://schemas.openxmlformats.org/officeDocument/2006/relationships/hyperlink" Target="https://web.archive.org/web/20190327042646/https://www.hud.gov/" TargetMode="External"/><Relationship Id="rId1" Type="http://schemas.openxmlformats.org/officeDocument/2006/relationships/hyperlink" Target="https://web.archive.org/web/20220327001944/https://www.hud.gov/" TargetMode="External"/><Relationship Id="rId6" Type="http://schemas.openxmlformats.org/officeDocument/2006/relationships/hyperlink" Target="https://doi.org/10.1080/00087041.2016.1209624" TargetMode="External"/><Relationship Id="rId5" Type="http://schemas.openxmlformats.org/officeDocument/2006/relationships/hyperlink" Target="https://www.urban.org/urban-wire/our-aging-public-housing-puts-older-americans-risk" TargetMode="External"/><Relationship Id="rId10" Type="http://schemas.openxmlformats.org/officeDocument/2006/relationships/hyperlink" Target="https://doi.org/10.1177/0309132520961468" TargetMode="External"/><Relationship Id="rId4" Type="http://schemas.openxmlformats.org/officeDocument/2006/relationships/hyperlink" Target="https://en.wikipedia.org/wiki/List_of_public_housing_developments_in_the_United_States" TargetMode="External"/><Relationship Id="rId9" Type="http://schemas.openxmlformats.org/officeDocument/2006/relationships/hyperlink" Target="https://doi.org/10.1007/s11524-018-029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51885-E08F-A243-9A2F-36F8F10F6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34</Pages>
  <Words>7576</Words>
  <Characters>43187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RUDDS</dc:creator>
  <cp:keywords/>
  <dc:description/>
  <cp:lastModifiedBy>Emily Boyer</cp:lastModifiedBy>
  <cp:revision>7</cp:revision>
  <dcterms:created xsi:type="dcterms:W3CDTF">2026-01-31T02:35:00Z</dcterms:created>
  <dcterms:modified xsi:type="dcterms:W3CDTF">2026-03-13T16:20:00Z</dcterms:modified>
</cp:coreProperties>
</file>